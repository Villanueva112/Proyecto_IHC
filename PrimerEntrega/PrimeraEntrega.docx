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ink/ink1.xml" ContentType="application/inkml+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4FAF" w14:textId="77777777" w:rsidR="00366E4D" w:rsidRPr="005872EC" w:rsidRDefault="00366E4D" w:rsidP="00366E4D">
      <w:pPr>
        <w:pStyle w:val="SuperTitle"/>
        <w:rPr>
          <w:rFonts w:cs="Arial"/>
          <w:lang w:val="es-MX"/>
        </w:rPr>
      </w:pPr>
      <w:r w:rsidRPr="005872EC">
        <w:rPr>
          <w:rFonts w:cs="Arial"/>
          <w:lang w:val="es-MX"/>
        </w:rPr>
        <w:tab/>
      </w:r>
    </w:p>
    <w:p w14:paraId="181896F3" w14:textId="066CFF06" w:rsidR="00851BE3" w:rsidRPr="00212B95" w:rsidRDefault="00052D90" w:rsidP="00851BE3">
      <w:pPr>
        <w:pStyle w:val="Ttulo"/>
        <w:spacing w:after="720"/>
        <w:rPr>
          <w:rFonts w:cs="Arial"/>
          <w:sz w:val="40"/>
          <w:szCs w:val="40"/>
          <w:lang w:val="es-MX"/>
        </w:rPr>
      </w:pPr>
      <w:bookmarkStart w:id="0" w:name="_Toc264212869"/>
      <w:bookmarkStart w:id="1" w:name="_Toc290578500"/>
      <w:bookmarkStart w:id="2" w:name="_Toc290582073"/>
      <w:bookmarkStart w:id="3" w:name="_Toc290629429"/>
      <w:bookmarkStart w:id="4" w:name="_Toc225256988"/>
      <w:bookmarkStart w:id="5" w:name="_Toc225414649"/>
      <w:r w:rsidRPr="148CF723">
        <w:rPr>
          <w:sz w:val="72"/>
          <w:szCs w:val="72"/>
          <w:lang w:val="es-MX"/>
        </w:rPr>
        <w:t>Guía de definición del proyecto</w:t>
      </w:r>
      <w:r w:rsidR="00366E4D" w:rsidRPr="00900C71">
        <w:rPr>
          <w:lang w:val="es-MX"/>
        </w:rPr>
        <w:br/>
      </w:r>
      <w:r w:rsidR="00366E4D" w:rsidRPr="00E62019">
        <w:rPr>
          <w:lang w:val="es-MX"/>
        </w:rPr>
        <w:br/>
      </w:r>
      <w:bookmarkEnd w:id="0"/>
      <w:bookmarkEnd w:id="1"/>
      <w:bookmarkEnd w:id="2"/>
      <w:bookmarkEnd w:id="3"/>
      <w:bookmarkEnd w:id="4"/>
      <w:r w:rsidR="00212B95" w:rsidRPr="148CF723">
        <w:rPr>
          <w:rFonts w:cs="Arial"/>
          <w:sz w:val="40"/>
          <w:szCs w:val="40"/>
          <w:lang w:val="es-MX"/>
        </w:rPr>
        <w:t>MY TALKING HANDS</w:t>
      </w:r>
      <w:bookmarkEnd w:id="5"/>
    </w:p>
    <w:p w14:paraId="0263A41D" w14:textId="515D1C50" w:rsidR="00366E4D" w:rsidRPr="005872EC" w:rsidRDefault="009D482F" w:rsidP="00366E4D">
      <w:pPr>
        <w:pStyle w:val="ByLine"/>
        <w:rPr>
          <w:rFonts w:cs="Arial"/>
          <w:lang w:val="es-MX"/>
        </w:rPr>
      </w:pPr>
      <w:r w:rsidRPr="005872EC">
        <w:rPr>
          <w:rFonts w:cs="Arial"/>
          <w:lang w:val="es-MX"/>
        </w:rPr>
        <w:t xml:space="preserve">Versión </w:t>
      </w:r>
      <w:r w:rsidRPr="1C158888">
        <w:rPr>
          <w:rFonts w:cs="Arial"/>
          <w:lang w:val="es-MX"/>
        </w:rPr>
        <w:t>[</w:t>
      </w:r>
      <w:r w:rsidR="00212B95" w:rsidRPr="1C158888">
        <w:rPr>
          <w:rFonts w:cs="Arial"/>
          <w:lang w:val="es-MX"/>
        </w:rPr>
        <w:t>1.0</w:t>
      </w:r>
      <w:r w:rsidRPr="1C158888">
        <w:rPr>
          <w:rFonts w:cs="Arial"/>
          <w:lang w:val="es-MX"/>
        </w:rPr>
        <w:t>]</w:t>
      </w:r>
    </w:p>
    <w:p w14:paraId="439B8E5E" w14:textId="77777777" w:rsidR="00366E4D" w:rsidRPr="005872EC" w:rsidRDefault="00366E4D" w:rsidP="00366E4D">
      <w:pPr>
        <w:pStyle w:val="ByLine"/>
        <w:spacing w:before="0" w:after="0" w:line="360" w:lineRule="auto"/>
        <w:rPr>
          <w:rFonts w:cs="Arial"/>
          <w:lang w:val="es-MX"/>
        </w:rPr>
      </w:pPr>
      <w:r w:rsidRPr="005872EC">
        <w:rPr>
          <w:rFonts w:cs="Arial"/>
          <w:lang w:val="es-MX"/>
        </w:rPr>
        <w:t>Elaborado por:</w:t>
      </w:r>
    </w:p>
    <w:p w14:paraId="5F69A9C1" w14:textId="77777777" w:rsidR="00212B95" w:rsidRPr="00212B95" w:rsidRDefault="00212B95" w:rsidP="009D482F">
      <w:pPr>
        <w:pStyle w:val="ByLine"/>
        <w:spacing w:before="0" w:after="0" w:line="360" w:lineRule="auto"/>
        <w:rPr>
          <w:rFonts w:cs="Arial"/>
          <w:color w:val="8064A2" w:themeColor="accent4"/>
          <w:lang w:val="es-MX"/>
        </w:rPr>
      </w:pPr>
      <w:r w:rsidRPr="3DE38131">
        <w:rPr>
          <w:rFonts w:cs="Arial"/>
          <w:lang w:val="es-MX"/>
        </w:rPr>
        <w:t>Campos García Karen Elizabeth</w:t>
      </w:r>
    </w:p>
    <w:p w14:paraId="541130B8" w14:textId="77777777" w:rsidR="00212B95" w:rsidRPr="00212B95" w:rsidRDefault="00212B95" w:rsidP="009D482F">
      <w:pPr>
        <w:pStyle w:val="ByLine"/>
        <w:spacing w:before="0" w:after="0" w:line="360" w:lineRule="auto"/>
        <w:rPr>
          <w:rFonts w:cs="Arial"/>
          <w:color w:val="8064A2" w:themeColor="accent4"/>
          <w:lang w:val="es-MX"/>
        </w:rPr>
      </w:pPr>
      <w:r w:rsidRPr="3DE38131">
        <w:rPr>
          <w:rFonts w:cs="Arial"/>
          <w:lang w:val="es-MX"/>
        </w:rPr>
        <w:t>Cuevas García Braulio Samuel</w:t>
      </w:r>
    </w:p>
    <w:p w14:paraId="0AD5DCF3" w14:textId="77777777" w:rsidR="00212B95" w:rsidRDefault="00212B95" w:rsidP="009D482F">
      <w:pPr>
        <w:pStyle w:val="ByLine"/>
        <w:spacing w:before="0" w:after="0" w:line="360" w:lineRule="auto"/>
        <w:rPr>
          <w:rFonts w:cs="Arial"/>
          <w:color w:val="8064A2" w:themeColor="accent4"/>
          <w:lang w:val="es-MX"/>
        </w:rPr>
      </w:pPr>
      <w:proofErr w:type="spellStart"/>
      <w:r w:rsidRPr="3DE38131">
        <w:rPr>
          <w:rFonts w:cs="Arial"/>
          <w:lang w:val="es-MX"/>
        </w:rPr>
        <w:t>Dzay</w:t>
      </w:r>
      <w:proofErr w:type="spellEnd"/>
      <w:r w:rsidRPr="3DE38131">
        <w:rPr>
          <w:rFonts w:cs="Arial"/>
          <w:lang w:val="es-MX"/>
        </w:rPr>
        <w:t xml:space="preserve"> Villanueva Mauricio</w:t>
      </w:r>
    </w:p>
    <w:p w14:paraId="37BD45B3" w14:textId="77777777" w:rsidR="00212B95" w:rsidRPr="00212B95" w:rsidRDefault="00212B95" w:rsidP="009D482F">
      <w:pPr>
        <w:pStyle w:val="ByLine"/>
        <w:spacing w:before="0" w:after="0" w:line="360" w:lineRule="auto"/>
        <w:rPr>
          <w:rFonts w:cs="Arial"/>
          <w:color w:val="8064A2" w:themeColor="accent4"/>
          <w:lang w:val="es-MX"/>
        </w:rPr>
      </w:pPr>
      <w:r w:rsidRPr="3DE38131">
        <w:rPr>
          <w:rFonts w:cs="Arial"/>
          <w:lang w:val="es-MX"/>
        </w:rPr>
        <w:t>Madera De Regil Capi</w:t>
      </w:r>
    </w:p>
    <w:p w14:paraId="057DC204" w14:textId="77777777" w:rsidR="00212B95" w:rsidRDefault="00212B95" w:rsidP="009D482F">
      <w:pPr>
        <w:pStyle w:val="ByLine"/>
        <w:spacing w:before="0" w:after="0" w:line="360" w:lineRule="auto"/>
        <w:rPr>
          <w:rFonts w:cs="Arial"/>
          <w:color w:val="8064A2" w:themeColor="accent4"/>
          <w:lang w:val="es-MX"/>
        </w:rPr>
      </w:pPr>
      <w:r w:rsidRPr="3DE38131">
        <w:rPr>
          <w:rFonts w:cs="Arial"/>
          <w:lang w:val="es-MX"/>
        </w:rPr>
        <w:t>Moo Pan Jareth Jaziel</w:t>
      </w:r>
    </w:p>
    <w:p w14:paraId="7E6FF444" w14:textId="1EEC5F38" w:rsidR="009D482F" w:rsidRPr="005872EC" w:rsidRDefault="00212B95" w:rsidP="009D482F">
      <w:pPr>
        <w:pStyle w:val="ByLine"/>
        <w:spacing w:before="0" w:after="0" w:line="360" w:lineRule="auto"/>
        <w:rPr>
          <w:rFonts w:cs="Arial"/>
          <w:color w:val="8064A2" w:themeColor="accent4"/>
          <w:lang w:val="es-MX"/>
        </w:rPr>
      </w:pPr>
      <w:r w:rsidRPr="3DE38131">
        <w:rPr>
          <w:rFonts w:cs="Arial"/>
          <w:lang w:val="es-MX"/>
        </w:rPr>
        <w:t>Pool Chuc Martín Jesús</w:t>
      </w:r>
      <w:r w:rsidR="009D482F" w:rsidRPr="3DE38131">
        <w:rPr>
          <w:rFonts w:cs="Arial"/>
          <w:lang w:val="es-MX"/>
        </w:rPr>
        <w:t xml:space="preserve"> </w:t>
      </w:r>
    </w:p>
    <w:p w14:paraId="5BC6C59D" w14:textId="77777777" w:rsidR="00366E4D" w:rsidRPr="005872EC" w:rsidRDefault="00366E4D" w:rsidP="00366E4D">
      <w:pPr>
        <w:pStyle w:val="ChangeHistoryTitle"/>
        <w:spacing w:before="0"/>
        <w:rPr>
          <w:sz w:val="32"/>
          <w:lang w:val="es-MX"/>
        </w:rPr>
      </w:pPr>
    </w:p>
    <w:p w14:paraId="7397EE80" w14:textId="77777777" w:rsidR="00366E4D" w:rsidRPr="005872EC" w:rsidRDefault="00366E4D" w:rsidP="00366E4D">
      <w:pPr>
        <w:pStyle w:val="ChangeHistoryTitle"/>
        <w:spacing w:before="0"/>
        <w:rPr>
          <w:sz w:val="32"/>
          <w:lang w:val="es-MX"/>
        </w:rPr>
        <w:sectPr w:rsidR="00366E4D" w:rsidRPr="005872EC" w:rsidSect="00067266">
          <w:headerReference w:type="even" r:id="rId8"/>
          <w:headerReference w:type="default" r:id="rId9"/>
          <w:footerReference w:type="even" r:id="rId10"/>
          <w:footerReference w:type="default" r:id="rId11"/>
          <w:pgSz w:w="12240" w:h="15840" w:code="1"/>
          <w:pgMar w:top="1806" w:right="1440" w:bottom="1440" w:left="1440" w:header="720" w:footer="720" w:gutter="0"/>
          <w:pgNumType w:fmt="lowerRoman" w:start="1"/>
          <w:cols w:space="720"/>
          <w:docGrid w:linePitch="299"/>
        </w:sectPr>
      </w:pPr>
    </w:p>
    <w:sdt>
      <w:sdtPr>
        <w:rPr>
          <w:rFonts w:ascii="Times" w:eastAsia="Times New Roman" w:hAnsi="Times" w:cs="Times New Roman"/>
          <w:b w:val="0"/>
          <w:bCs w:val="0"/>
          <w:color w:val="auto"/>
          <w:sz w:val="22"/>
          <w:szCs w:val="22"/>
          <w:lang w:val="en-US" w:eastAsia="en-US"/>
        </w:rPr>
        <w:id w:val="815987606"/>
        <w:docPartObj>
          <w:docPartGallery w:val="Table of Contents"/>
          <w:docPartUnique/>
        </w:docPartObj>
      </w:sdtPr>
      <w:sdtEndPr/>
      <w:sdtContent>
        <w:p w14:paraId="3776A53C" w14:textId="53B77C65" w:rsidR="005E4A86" w:rsidRDefault="005E4A86">
          <w:pPr>
            <w:pStyle w:val="TtuloTDC"/>
            <w:rPr>
              <w:ins w:id="6" w:author="Alejandro Lopez" w:date="2026-03-24T15:04:00Z" w16du:dateUtc="2026-03-24T21:04:00Z"/>
            </w:rPr>
          </w:pPr>
        </w:p>
        <w:p w14:paraId="69E3D1A6" w14:textId="0DA4B836" w:rsidR="007F6A08" w:rsidRDefault="007D2F7C">
          <w:pPr>
            <w:pStyle w:val="TDC1"/>
            <w:rPr>
              <w:rFonts w:asciiTheme="minorHAnsi" w:eastAsiaTheme="minorEastAsia" w:hAnsiTheme="minorHAnsi" w:cstheme="minorBidi"/>
              <w:b w:val="0"/>
              <w:bCs w:val="0"/>
              <w:kern w:val="2"/>
              <w:lang w:val="es-MX" w:eastAsia="es-MX"/>
              <w14:ligatures w14:val="standardContextual"/>
            </w:rPr>
          </w:pPr>
          <w:r>
            <w:rPr>
              <w:b w:val="0"/>
              <w:bCs w:val="0"/>
            </w:rPr>
            <w:fldChar w:fldCharType="begin"/>
          </w:r>
          <w:r>
            <w:rPr>
              <w:b w:val="0"/>
              <w:bCs w:val="0"/>
            </w:rPr>
            <w:instrText xml:space="preserve"> TOC \o "1-4" \h \z \u </w:instrText>
          </w:r>
          <w:r>
            <w:rPr>
              <w:b w:val="0"/>
              <w:bCs w:val="0"/>
            </w:rPr>
            <w:fldChar w:fldCharType="separate"/>
          </w:r>
          <w:hyperlink w:anchor="_Toc225414649" w:history="1">
            <w:r w:rsidR="007F6A08" w:rsidRPr="005266FD">
              <w:rPr>
                <w:rStyle w:val="Hipervnculo"/>
                <w:lang w:val="es-MX"/>
              </w:rPr>
              <w:t xml:space="preserve">Guía de definición del proyecto  </w:t>
            </w:r>
            <w:r w:rsidR="007F6A08" w:rsidRPr="005266FD">
              <w:rPr>
                <w:rStyle w:val="Hipervnculo"/>
                <w:rFonts w:cs="Arial"/>
                <w:lang w:val="es-MX"/>
              </w:rPr>
              <w:t>MY TALKING HANDS</w:t>
            </w:r>
            <w:r w:rsidR="007F6A08">
              <w:rPr>
                <w:webHidden/>
              </w:rPr>
              <w:tab/>
            </w:r>
            <w:r w:rsidR="007F6A08">
              <w:rPr>
                <w:webHidden/>
              </w:rPr>
              <w:fldChar w:fldCharType="begin"/>
            </w:r>
            <w:r w:rsidR="007F6A08">
              <w:rPr>
                <w:webHidden/>
              </w:rPr>
              <w:instrText xml:space="preserve"> PAGEREF _Toc225414649 \h </w:instrText>
            </w:r>
            <w:r w:rsidR="007F6A08">
              <w:rPr>
                <w:webHidden/>
              </w:rPr>
            </w:r>
            <w:r w:rsidR="007F6A08">
              <w:rPr>
                <w:webHidden/>
              </w:rPr>
              <w:fldChar w:fldCharType="separate"/>
            </w:r>
            <w:r w:rsidR="007F6A08">
              <w:rPr>
                <w:webHidden/>
              </w:rPr>
              <w:t>i</w:t>
            </w:r>
            <w:r w:rsidR="007F6A08">
              <w:rPr>
                <w:webHidden/>
              </w:rPr>
              <w:fldChar w:fldCharType="end"/>
            </w:r>
          </w:hyperlink>
        </w:p>
        <w:p w14:paraId="63EEB71A" w14:textId="25481AB9" w:rsidR="007F6A08" w:rsidRDefault="007F6A08">
          <w:pPr>
            <w:pStyle w:val="TDC1"/>
            <w:rPr>
              <w:rFonts w:asciiTheme="minorHAnsi" w:eastAsiaTheme="minorEastAsia" w:hAnsiTheme="minorHAnsi" w:cstheme="minorBidi"/>
              <w:b w:val="0"/>
              <w:bCs w:val="0"/>
              <w:kern w:val="2"/>
              <w:lang w:val="es-MX" w:eastAsia="es-MX"/>
              <w14:ligatures w14:val="standardContextual"/>
            </w:rPr>
          </w:pPr>
          <w:hyperlink w:anchor="_Toc225414650" w:history="1">
            <w:r w:rsidRPr="005266FD">
              <w:rPr>
                <w:rStyle w:val="Hipervnculo"/>
                <w:rFonts w:eastAsia="Arial" w:cs="Arial"/>
                <w:lang w:val="es-MX"/>
              </w:rPr>
              <w:t>Introducción</w:t>
            </w:r>
            <w:r>
              <w:rPr>
                <w:webHidden/>
              </w:rPr>
              <w:tab/>
            </w:r>
            <w:r>
              <w:rPr>
                <w:webHidden/>
              </w:rPr>
              <w:fldChar w:fldCharType="begin"/>
            </w:r>
            <w:r>
              <w:rPr>
                <w:webHidden/>
              </w:rPr>
              <w:instrText xml:space="preserve"> PAGEREF _Toc225414650 \h </w:instrText>
            </w:r>
            <w:r>
              <w:rPr>
                <w:webHidden/>
              </w:rPr>
            </w:r>
            <w:r>
              <w:rPr>
                <w:webHidden/>
              </w:rPr>
              <w:fldChar w:fldCharType="separate"/>
            </w:r>
            <w:r>
              <w:rPr>
                <w:webHidden/>
              </w:rPr>
              <w:t>2</w:t>
            </w:r>
            <w:r>
              <w:rPr>
                <w:webHidden/>
              </w:rPr>
              <w:fldChar w:fldCharType="end"/>
            </w:r>
          </w:hyperlink>
        </w:p>
        <w:p w14:paraId="57F34C91" w14:textId="64ABEEB2" w:rsidR="007F6A08" w:rsidRDefault="007F6A08">
          <w:pPr>
            <w:pStyle w:val="TDC1"/>
            <w:rPr>
              <w:rFonts w:asciiTheme="minorHAnsi" w:eastAsiaTheme="minorEastAsia" w:hAnsiTheme="minorHAnsi" w:cstheme="minorBidi"/>
              <w:b w:val="0"/>
              <w:bCs w:val="0"/>
              <w:kern w:val="2"/>
              <w:lang w:val="es-MX" w:eastAsia="es-MX"/>
              <w14:ligatures w14:val="standardContextual"/>
            </w:rPr>
          </w:pPr>
          <w:hyperlink w:anchor="_Toc225414651" w:history="1">
            <w:r w:rsidRPr="005266FD">
              <w:rPr>
                <w:rStyle w:val="Hipervnculo"/>
                <w:rFonts w:eastAsia="Arial" w:cs="Arial"/>
                <w:lang w:val="es-MX"/>
              </w:rPr>
              <w:t>Contenido</w:t>
            </w:r>
            <w:r>
              <w:rPr>
                <w:webHidden/>
              </w:rPr>
              <w:tab/>
            </w:r>
            <w:r>
              <w:rPr>
                <w:webHidden/>
              </w:rPr>
              <w:fldChar w:fldCharType="begin"/>
            </w:r>
            <w:r>
              <w:rPr>
                <w:webHidden/>
              </w:rPr>
              <w:instrText xml:space="preserve"> PAGEREF _Toc225414651 \h </w:instrText>
            </w:r>
            <w:r>
              <w:rPr>
                <w:webHidden/>
              </w:rPr>
            </w:r>
            <w:r>
              <w:rPr>
                <w:webHidden/>
              </w:rPr>
              <w:fldChar w:fldCharType="separate"/>
            </w:r>
            <w:r>
              <w:rPr>
                <w:webHidden/>
              </w:rPr>
              <w:t>2</w:t>
            </w:r>
            <w:r>
              <w:rPr>
                <w:webHidden/>
              </w:rPr>
              <w:fldChar w:fldCharType="end"/>
            </w:r>
          </w:hyperlink>
        </w:p>
        <w:p w14:paraId="2BCD34A3" w14:textId="6788B3AE"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52" w:history="1">
            <w:r w:rsidRPr="005266FD">
              <w:rPr>
                <w:rStyle w:val="Hipervnculo"/>
                <w:rFonts w:ascii="Arial" w:hAnsi="Arial" w:cs="Arial"/>
                <w:noProof/>
              </w:rPr>
              <w:t>Propósito</w:t>
            </w:r>
            <w:r>
              <w:rPr>
                <w:noProof/>
                <w:webHidden/>
              </w:rPr>
              <w:tab/>
            </w:r>
            <w:r>
              <w:rPr>
                <w:noProof/>
                <w:webHidden/>
              </w:rPr>
              <w:fldChar w:fldCharType="begin"/>
            </w:r>
            <w:r>
              <w:rPr>
                <w:noProof/>
                <w:webHidden/>
              </w:rPr>
              <w:instrText xml:space="preserve"> PAGEREF _Toc225414652 \h </w:instrText>
            </w:r>
            <w:r>
              <w:rPr>
                <w:noProof/>
                <w:webHidden/>
              </w:rPr>
            </w:r>
            <w:r>
              <w:rPr>
                <w:noProof/>
                <w:webHidden/>
              </w:rPr>
              <w:fldChar w:fldCharType="separate"/>
            </w:r>
            <w:r>
              <w:rPr>
                <w:noProof/>
                <w:webHidden/>
              </w:rPr>
              <w:t>2</w:t>
            </w:r>
            <w:r>
              <w:rPr>
                <w:noProof/>
                <w:webHidden/>
              </w:rPr>
              <w:fldChar w:fldCharType="end"/>
            </w:r>
          </w:hyperlink>
        </w:p>
        <w:p w14:paraId="7A692282" w14:textId="075A34AB"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53" w:history="1">
            <w:r w:rsidRPr="005266FD">
              <w:rPr>
                <w:rStyle w:val="Hipervnculo"/>
                <w:rFonts w:ascii="Arial" w:hAnsi="Arial" w:cs="Arial"/>
                <w:noProof/>
              </w:rPr>
              <w:t>Justificación</w:t>
            </w:r>
            <w:r>
              <w:rPr>
                <w:noProof/>
                <w:webHidden/>
              </w:rPr>
              <w:tab/>
            </w:r>
            <w:r>
              <w:rPr>
                <w:noProof/>
                <w:webHidden/>
              </w:rPr>
              <w:fldChar w:fldCharType="begin"/>
            </w:r>
            <w:r>
              <w:rPr>
                <w:noProof/>
                <w:webHidden/>
              </w:rPr>
              <w:instrText xml:space="preserve"> PAGEREF _Toc225414653 \h </w:instrText>
            </w:r>
            <w:r>
              <w:rPr>
                <w:noProof/>
                <w:webHidden/>
              </w:rPr>
            </w:r>
            <w:r>
              <w:rPr>
                <w:noProof/>
                <w:webHidden/>
              </w:rPr>
              <w:fldChar w:fldCharType="separate"/>
            </w:r>
            <w:r>
              <w:rPr>
                <w:noProof/>
                <w:webHidden/>
              </w:rPr>
              <w:t>2</w:t>
            </w:r>
            <w:r>
              <w:rPr>
                <w:noProof/>
                <w:webHidden/>
              </w:rPr>
              <w:fldChar w:fldCharType="end"/>
            </w:r>
          </w:hyperlink>
        </w:p>
        <w:p w14:paraId="2E5DD881" w14:textId="52B58FF4"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54" w:history="1">
            <w:r w:rsidRPr="005266FD">
              <w:rPr>
                <w:rStyle w:val="Hipervnculo"/>
                <w:rFonts w:ascii="Arial" w:eastAsia="Arial" w:hAnsi="Arial" w:cs="Arial"/>
                <w:noProof/>
                <w:lang w:val="es-MX"/>
              </w:rPr>
              <w:t>Beneficios</w:t>
            </w:r>
            <w:r>
              <w:rPr>
                <w:noProof/>
                <w:webHidden/>
              </w:rPr>
              <w:tab/>
            </w:r>
            <w:r>
              <w:rPr>
                <w:noProof/>
                <w:webHidden/>
              </w:rPr>
              <w:fldChar w:fldCharType="begin"/>
            </w:r>
            <w:r>
              <w:rPr>
                <w:noProof/>
                <w:webHidden/>
              </w:rPr>
              <w:instrText xml:space="preserve"> PAGEREF _Toc225414654 \h </w:instrText>
            </w:r>
            <w:r>
              <w:rPr>
                <w:noProof/>
                <w:webHidden/>
              </w:rPr>
            </w:r>
            <w:r>
              <w:rPr>
                <w:noProof/>
                <w:webHidden/>
              </w:rPr>
              <w:fldChar w:fldCharType="separate"/>
            </w:r>
            <w:r>
              <w:rPr>
                <w:noProof/>
                <w:webHidden/>
              </w:rPr>
              <w:t>3</w:t>
            </w:r>
            <w:r>
              <w:rPr>
                <w:noProof/>
                <w:webHidden/>
              </w:rPr>
              <w:fldChar w:fldCharType="end"/>
            </w:r>
          </w:hyperlink>
        </w:p>
        <w:p w14:paraId="61478954" w14:textId="7F8B86D5"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55" w:history="1">
            <w:r w:rsidRPr="005266FD">
              <w:rPr>
                <w:rStyle w:val="Hipervnculo"/>
                <w:rFonts w:ascii="Arial" w:eastAsia="Arial" w:hAnsi="Arial" w:cs="Arial"/>
                <w:noProof/>
                <w:lang w:val="es-MX"/>
              </w:rPr>
              <w:t>Funcionalidades</w:t>
            </w:r>
            <w:r>
              <w:rPr>
                <w:noProof/>
                <w:webHidden/>
              </w:rPr>
              <w:tab/>
            </w:r>
            <w:r>
              <w:rPr>
                <w:noProof/>
                <w:webHidden/>
              </w:rPr>
              <w:fldChar w:fldCharType="begin"/>
            </w:r>
            <w:r>
              <w:rPr>
                <w:noProof/>
                <w:webHidden/>
              </w:rPr>
              <w:instrText xml:space="preserve"> PAGEREF _Toc225414655 \h </w:instrText>
            </w:r>
            <w:r>
              <w:rPr>
                <w:noProof/>
                <w:webHidden/>
              </w:rPr>
            </w:r>
            <w:r>
              <w:rPr>
                <w:noProof/>
                <w:webHidden/>
              </w:rPr>
              <w:fldChar w:fldCharType="separate"/>
            </w:r>
            <w:r>
              <w:rPr>
                <w:noProof/>
                <w:webHidden/>
              </w:rPr>
              <w:t>4</w:t>
            </w:r>
            <w:r>
              <w:rPr>
                <w:noProof/>
                <w:webHidden/>
              </w:rPr>
              <w:fldChar w:fldCharType="end"/>
            </w:r>
          </w:hyperlink>
        </w:p>
        <w:p w14:paraId="106C4BC3" w14:textId="43E2511F" w:rsidR="007F6A08" w:rsidRDefault="007F6A08">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56" w:history="1">
            <w:r w:rsidRPr="005266FD">
              <w:rPr>
                <w:rStyle w:val="Hipervnculo"/>
                <w:noProof/>
                <w:lang w:val="es-MX"/>
              </w:rPr>
              <w:t>Gestión de acceso, perfil y configuración</w:t>
            </w:r>
            <w:r>
              <w:rPr>
                <w:noProof/>
                <w:webHidden/>
              </w:rPr>
              <w:tab/>
            </w:r>
            <w:r>
              <w:rPr>
                <w:noProof/>
                <w:webHidden/>
              </w:rPr>
              <w:fldChar w:fldCharType="begin"/>
            </w:r>
            <w:r>
              <w:rPr>
                <w:noProof/>
                <w:webHidden/>
              </w:rPr>
              <w:instrText xml:space="preserve"> PAGEREF _Toc225414656 \h </w:instrText>
            </w:r>
            <w:r>
              <w:rPr>
                <w:noProof/>
                <w:webHidden/>
              </w:rPr>
            </w:r>
            <w:r>
              <w:rPr>
                <w:noProof/>
                <w:webHidden/>
              </w:rPr>
              <w:fldChar w:fldCharType="separate"/>
            </w:r>
            <w:r>
              <w:rPr>
                <w:noProof/>
                <w:webHidden/>
              </w:rPr>
              <w:t>4</w:t>
            </w:r>
            <w:r>
              <w:rPr>
                <w:noProof/>
                <w:webHidden/>
              </w:rPr>
              <w:fldChar w:fldCharType="end"/>
            </w:r>
          </w:hyperlink>
        </w:p>
        <w:p w14:paraId="25A32F10" w14:textId="58BC2A86" w:rsidR="007F6A08" w:rsidRDefault="007F6A08">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57" w:history="1">
            <w:r w:rsidRPr="005266FD">
              <w:rPr>
                <w:rStyle w:val="Hipervnculo"/>
                <w:noProof/>
                <w:lang w:val="es-MX"/>
              </w:rPr>
              <w:t>Navegación y estructura de aprendizaje</w:t>
            </w:r>
            <w:r>
              <w:rPr>
                <w:noProof/>
                <w:webHidden/>
              </w:rPr>
              <w:tab/>
            </w:r>
            <w:r>
              <w:rPr>
                <w:noProof/>
                <w:webHidden/>
              </w:rPr>
              <w:fldChar w:fldCharType="begin"/>
            </w:r>
            <w:r>
              <w:rPr>
                <w:noProof/>
                <w:webHidden/>
              </w:rPr>
              <w:instrText xml:space="preserve"> PAGEREF _Toc225414657 \h </w:instrText>
            </w:r>
            <w:r>
              <w:rPr>
                <w:noProof/>
                <w:webHidden/>
              </w:rPr>
            </w:r>
            <w:r>
              <w:rPr>
                <w:noProof/>
                <w:webHidden/>
              </w:rPr>
              <w:fldChar w:fldCharType="separate"/>
            </w:r>
            <w:r>
              <w:rPr>
                <w:noProof/>
                <w:webHidden/>
              </w:rPr>
              <w:t>5</w:t>
            </w:r>
            <w:r>
              <w:rPr>
                <w:noProof/>
                <w:webHidden/>
              </w:rPr>
              <w:fldChar w:fldCharType="end"/>
            </w:r>
          </w:hyperlink>
        </w:p>
        <w:p w14:paraId="00514DA3" w14:textId="48A57368" w:rsidR="007F6A08" w:rsidRDefault="007F6A08">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58" w:history="1">
            <w:r w:rsidRPr="005266FD">
              <w:rPr>
                <w:rStyle w:val="Hipervnculo"/>
                <w:noProof/>
                <w:lang w:val="es-MX"/>
              </w:rPr>
              <w:t>Ejecución de lecciones</w:t>
            </w:r>
            <w:r>
              <w:rPr>
                <w:noProof/>
                <w:webHidden/>
              </w:rPr>
              <w:tab/>
            </w:r>
            <w:r>
              <w:rPr>
                <w:noProof/>
                <w:webHidden/>
              </w:rPr>
              <w:fldChar w:fldCharType="begin"/>
            </w:r>
            <w:r>
              <w:rPr>
                <w:noProof/>
                <w:webHidden/>
              </w:rPr>
              <w:instrText xml:space="preserve"> PAGEREF _Toc225414658 \h </w:instrText>
            </w:r>
            <w:r>
              <w:rPr>
                <w:noProof/>
                <w:webHidden/>
              </w:rPr>
            </w:r>
            <w:r>
              <w:rPr>
                <w:noProof/>
                <w:webHidden/>
              </w:rPr>
              <w:fldChar w:fldCharType="separate"/>
            </w:r>
            <w:r>
              <w:rPr>
                <w:noProof/>
                <w:webHidden/>
              </w:rPr>
              <w:t>5</w:t>
            </w:r>
            <w:r>
              <w:rPr>
                <w:noProof/>
                <w:webHidden/>
              </w:rPr>
              <w:fldChar w:fldCharType="end"/>
            </w:r>
          </w:hyperlink>
        </w:p>
        <w:p w14:paraId="4A1C0B01" w14:textId="2B2E5303" w:rsidR="007F6A08" w:rsidRDefault="007F6A08">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59" w:history="1">
            <w:r w:rsidRPr="005266FD">
              <w:rPr>
                <w:rStyle w:val="Hipervnculo"/>
                <w:noProof/>
                <w:lang w:val="es-MX"/>
              </w:rPr>
              <w:t>Gestión de progreso y recompensas</w:t>
            </w:r>
            <w:r>
              <w:rPr>
                <w:noProof/>
                <w:webHidden/>
              </w:rPr>
              <w:tab/>
            </w:r>
            <w:r>
              <w:rPr>
                <w:noProof/>
                <w:webHidden/>
              </w:rPr>
              <w:fldChar w:fldCharType="begin"/>
            </w:r>
            <w:r>
              <w:rPr>
                <w:noProof/>
                <w:webHidden/>
              </w:rPr>
              <w:instrText xml:space="preserve"> PAGEREF _Toc225414659 \h </w:instrText>
            </w:r>
            <w:r>
              <w:rPr>
                <w:noProof/>
                <w:webHidden/>
              </w:rPr>
            </w:r>
            <w:r>
              <w:rPr>
                <w:noProof/>
                <w:webHidden/>
              </w:rPr>
              <w:fldChar w:fldCharType="separate"/>
            </w:r>
            <w:r>
              <w:rPr>
                <w:noProof/>
                <w:webHidden/>
              </w:rPr>
              <w:t>6</w:t>
            </w:r>
            <w:r>
              <w:rPr>
                <w:noProof/>
                <w:webHidden/>
              </w:rPr>
              <w:fldChar w:fldCharType="end"/>
            </w:r>
          </w:hyperlink>
        </w:p>
        <w:p w14:paraId="30DF0653" w14:textId="6C304E74" w:rsidR="007F6A08" w:rsidRDefault="007F6A08">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60" w:history="1">
            <w:r w:rsidRPr="005266FD">
              <w:rPr>
                <w:rStyle w:val="Hipervnculo"/>
                <w:noProof/>
                <w:lang w:val="es-MX"/>
              </w:rPr>
              <w:t>Consulta de señas (glosario)</w:t>
            </w:r>
            <w:r>
              <w:rPr>
                <w:noProof/>
                <w:webHidden/>
              </w:rPr>
              <w:tab/>
            </w:r>
            <w:r>
              <w:rPr>
                <w:noProof/>
                <w:webHidden/>
              </w:rPr>
              <w:fldChar w:fldCharType="begin"/>
            </w:r>
            <w:r>
              <w:rPr>
                <w:noProof/>
                <w:webHidden/>
              </w:rPr>
              <w:instrText xml:space="preserve"> PAGEREF _Toc225414660 \h </w:instrText>
            </w:r>
            <w:r>
              <w:rPr>
                <w:noProof/>
                <w:webHidden/>
              </w:rPr>
            </w:r>
            <w:r>
              <w:rPr>
                <w:noProof/>
                <w:webHidden/>
              </w:rPr>
              <w:fldChar w:fldCharType="separate"/>
            </w:r>
            <w:r>
              <w:rPr>
                <w:noProof/>
                <w:webHidden/>
              </w:rPr>
              <w:t>6</w:t>
            </w:r>
            <w:r>
              <w:rPr>
                <w:noProof/>
                <w:webHidden/>
              </w:rPr>
              <w:fldChar w:fldCharType="end"/>
            </w:r>
          </w:hyperlink>
        </w:p>
        <w:p w14:paraId="770261A9" w14:textId="450D7B79" w:rsidR="007F6A08" w:rsidRDefault="007F6A08">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61" w:history="1">
            <w:r w:rsidRPr="005266FD">
              <w:rPr>
                <w:rStyle w:val="Hipervnculo"/>
                <w:noProof/>
                <w:lang w:val="es-MX"/>
              </w:rPr>
              <w:t>Traducción básica de apoyo a la comunicación</w:t>
            </w:r>
            <w:r>
              <w:rPr>
                <w:noProof/>
                <w:webHidden/>
              </w:rPr>
              <w:tab/>
            </w:r>
            <w:r>
              <w:rPr>
                <w:noProof/>
                <w:webHidden/>
              </w:rPr>
              <w:fldChar w:fldCharType="begin"/>
            </w:r>
            <w:r>
              <w:rPr>
                <w:noProof/>
                <w:webHidden/>
              </w:rPr>
              <w:instrText xml:space="preserve"> PAGEREF _Toc225414661 \h </w:instrText>
            </w:r>
            <w:r>
              <w:rPr>
                <w:noProof/>
                <w:webHidden/>
              </w:rPr>
            </w:r>
            <w:r>
              <w:rPr>
                <w:noProof/>
                <w:webHidden/>
              </w:rPr>
              <w:fldChar w:fldCharType="separate"/>
            </w:r>
            <w:r>
              <w:rPr>
                <w:noProof/>
                <w:webHidden/>
              </w:rPr>
              <w:t>7</w:t>
            </w:r>
            <w:r>
              <w:rPr>
                <w:noProof/>
                <w:webHidden/>
              </w:rPr>
              <w:fldChar w:fldCharType="end"/>
            </w:r>
          </w:hyperlink>
        </w:p>
        <w:p w14:paraId="3169837C" w14:textId="7DA05676" w:rsidR="007F6A08" w:rsidRDefault="007F6A08">
          <w:pPr>
            <w:pStyle w:val="TDC3"/>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62" w:history="1">
            <w:r w:rsidRPr="005266FD">
              <w:rPr>
                <w:rStyle w:val="Hipervnculo"/>
                <w:noProof/>
                <w:lang w:val="es-MX"/>
              </w:rPr>
              <w:t>Participación y retroalimentación de la comunidad</w:t>
            </w:r>
            <w:r>
              <w:rPr>
                <w:noProof/>
                <w:webHidden/>
              </w:rPr>
              <w:tab/>
            </w:r>
            <w:r>
              <w:rPr>
                <w:noProof/>
                <w:webHidden/>
              </w:rPr>
              <w:fldChar w:fldCharType="begin"/>
            </w:r>
            <w:r>
              <w:rPr>
                <w:noProof/>
                <w:webHidden/>
              </w:rPr>
              <w:instrText xml:space="preserve"> PAGEREF _Toc225414662 \h </w:instrText>
            </w:r>
            <w:r>
              <w:rPr>
                <w:noProof/>
                <w:webHidden/>
              </w:rPr>
            </w:r>
            <w:r>
              <w:rPr>
                <w:noProof/>
                <w:webHidden/>
              </w:rPr>
              <w:fldChar w:fldCharType="separate"/>
            </w:r>
            <w:r>
              <w:rPr>
                <w:noProof/>
                <w:webHidden/>
              </w:rPr>
              <w:t>7</w:t>
            </w:r>
            <w:r>
              <w:rPr>
                <w:noProof/>
                <w:webHidden/>
              </w:rPr>
              <w:fldChar w:fldCharType="end"/>
            </w:r>
          </w:hyperlink>
        </w:p>
        <w:p w14:paraId="37E605E3" w14:textId="2EAD876E"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63" w:history="1">
            <w:r w:rsidRPr="005266FD">
              <w:rPr>
                <w:rStyle w:val="Hipervnculo"/>
                <w:rFonts w:ascii="Arial" w:eastAsia="Arial" w:hAnsi="Arial" w:cs="Arial"/>
                <w:noProof/>
                <w:lang w:val="es-MX"/>
              </w:rPr>
              <w:t>Perfil</w:t>
            </w:r>
            <w:r>
              <w:rPr>
                <w:noProof/>
                <w:webHidden/>
              </w:rPr>
              <w:tab/>
            </w:r>
            <w:r>
              <w:rPr>
                <w:noProof/>
                <w:webHidden/>
              </w:rPr>
              <w:fldChar w:fldCharType="begin"/>
            </w:r>
            <w:r>
              <w:rPr>
                <w:noProof/>
                <w:webHidden/>
              </w:rPr>
              <w:instrText xml:space="preserve"> PAGEREF _Toc225414663 \h </w:instrText>
            </w:r>
            <w:r>
              <w:rPr>
                <w:noProof/>
                <w:webHidden/>
              </w:rPr>
            </w:r>
            <w:r>
              <w:rPr>
                <w:noProof/>
                <w:webHidden/>
              </w:rPr>
              <w:fldChar w:fldCharType="separate"/>
            </w:r>
            <w:r>
              <w:rPr>
                <w:noProof/>
                <w:webHidden/>
              </w:rPr>
              <w:t>8</w:t>
            </w:r>
            <w:r>
              <w:rPr>
                <w:noProof/>
                <w:webHidden/>
              </w:rPr>
              <w:fldChar w:fldCharType="end"/>
            </w:r>
          </w:hyperlink>
        </w:p>
        <w:p w14:paraId="0E7CA724" w14:textId="48562CEF"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64" w:history="1">
            <w:r w:rsidRPr="005266FD">
              <w:rPr>
                <w:rStyle w:val="Hipervnculo"/>
                <w:rFonts w:ascii="Arial" w:eastAsia="Arial" w:hAnsi="Arial" w:cs="Arial"/>
                <w:noProof/>
                <w:lang w:val="es-MX"/>
              </w:rPr>
              <w:t>Persona</w:t>
            </w:r>
            <w:r>
              <w:rPr>
                <w:noProof/>
                <w:webHidden/>
              </w:rPr>
              <w:tab/>
            </w:r>
            <w:r>
              <w:rPr>
                <w:noProof/>
                <w:webHidden/>
              </w:rPr>
              <w:fldChar w:fldCharType="begin"/>
            </w:r>
            <w:r>
              <w:rPr>
                <w:noProof/>
                <w:webHidden/>
              </w:rPr>
              <w:instrText xml:space="preserve"> PAGEREF _Toc225414664 \h </w:instrText>
            </w:r>
            <w:r>
              <w:rPr>
                <w:noProof/>
                <w:webHidden/>
              </w:rPr>
            </w:r>
            <w:r>
              <w:rPr>
                <w:noProof/>
                <w:webHidden/>
              </w:rPr>
              <w:fldChar w:fldCharType="separate"/>
            </w:r>
            <w:r>
              <w:rPr>
                <w:noProof/>
                <w:webHidden/>
              </w:rPr>
              <w:t>12</w:t>
            </w:r>
            <w:r>
              <w:rPr>
                <w:noProof/>
                <w:webHidden/>
              </w:rPr>
              <w:fldChar w:fldCharType="end"/>
            </w:r>
          </w:hyperlink>
        </w:p>
        <w:p w14:paraId="5F24C31A" w14:textId="728B010F"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65" w:history="1">
            <w:r w:rsidRPr="005266FD">
              <w:rPr>
                <w:rStyle w:val="Hipervnculo"/>
                <w:rFonts w:ascii="Arial" w:eastAsia="Arial" w:hAnsi="Arial" w:cs="Arial"/>
                <w:noProof/>
                <w:lang w:val="es-MX"/>
              </w:rPr>
              <w:t>Escenario</w:t>
            </w:r>
            <w:r>
              <w:rPr>
                <w:noProof/>
                <w:webHidden/>
              </w:rPr>
              <w:tab/>
            </w:r>
            <w:r>
              <w:rPr>
                <w:noProof/>
                <w:webHidden/>
              </w:rPr>
              <w:fldChar w:fldCharType="begin"/>
            </w:r>
            <w:r>
              <w:rPr>
                <w:noProof/>
                <w:webHidden/>
              </w:rPr>
              <w:instrText xml:space="preserve"> PAGEREF _Toc225414665 \h </w:instrText>
            </w:r>
            <w:r>
              <w:rPr>
                <w:noProof/>
                <w:webHidden/>
              </w:rPr>
            </w:r>
            <w:r>
              <w:rPr>
                <w:noProof/>
                <w:webHidden/>
              </w:rPr>
              <w:fldChar w:fldCharType="separate"/>
            </w:r>
            <w:r>
              <w:rPr>
                <w:noProof/>
                <w:webHidden/>
              </w:rPr>
              <w:t>19</w:t>
            </w:r>
            <w:r>
              <w:rPr>
                <w:noProof/>
                <w:webHidden/>
              </w:rPr>
              <w:fldChar w:fldCharType="end"/>
            </w:r>
          </w:hyperlink>
        </w:p>
        <w:p w14:paraId="205DB109" w14:textId="7D0AD11B"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66" w:history="1">
            <w:r w:rsidRPr="005266FD">
              <w:rPr>
                <w:rStyle w:val="Hipervnculo"/>
                <w:rFonts w:ascii="Arial" w:eastAsia="Arial" w:hAnsi="Arial" w:cs="Arial"/>
                <w:noProof/>
                <w:lang w:val="es-MX"/>
              </w:rPr>
              <w:t>Trabajos relacionados</w:t>
            </w:r>
            <w:r>
              <w:rPr>
                <w:noProof/>
                <w:webHidden/>
              </w:rPr>
              <w:tab/>
            </w:r>
            <w:r>
              <w:rPr>
                <w:noProof/>
                <w:webHidden/>
              </w:rPr>
              <w:fldChar w:fldCharType="begin"/>
            </w:r>
            <w:r>
              <w:rPr>
                <w:noProof/>
                <w:webHidden/>
              </w:rPr>
              <w:instrText xml:space="preserve"> PAGEREF _Toc225414666 \h </w:instrText>
            </w:r>
            <w:r>
              <w:rPr>
                <w:noProof/>
                <w:webHidden/>
              </w:rPr>
            </w:r>
            <w:r>
              <w:rPr>
                <w:noProof/>
                <w:webHidden/>
              </w:rPr>
              <w:fldChar w:fldCharType="separate"/>
            </w:r>
            <w:r>
              <w:rPr>
                <w:noProof/>
                <w:webHidden/>
              </w:rPr>
              <w:t>19</w:t>
            </w:r>
            <w:r>
              <w:rPr>
                <w:noProof/>
                <w:webHidden/>
              </w:rPr>
              <w:fldChar w:fldCharType="end"/>
            </w:r>
          </w:hyperlink>
        </w:p>
        <w:p w14:paraId="455D7206" w14:textId="0D7080D8"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67" w:history="1">
            <w:r w:rsidRPr="005266FD">
              <w:rPr>
                <w:rStyle w:val="Hipervnculo"/>
                <w:rFonts w:ascii="Arial" w:eastAsia="Arial" w:hAnsi="Arial" w:cs="Arial"/>
                <w:noProof/>
                <w:lang w:val="es-MX"/>
              </w:rPr>
              <w:t>Plan de investigación</w:t>
            </w:r>
            <w:r>
              <w:rPr>
                <w:noProof/>
                <w:webHidden/>
              </w:rPr>
              <w:tab/>
            </w:r>
            <w:r>
              <w:rPr>
                <w:noProof/>
                <w:webHidden/>
              </w:rPr>
              <w:fldChar w:fldCharType="begin"/>
            </w:r>
            <w:r>
              <w:rPr>
                <w:noProof/>
                <w:webHidden/>
              </w:rPr>
              <w:instrText xml:space="preserve"> PAGEREF _Toc225414667 \h </w:instrText>
            </w:r>
            <w:r>
              <w:rPr>
                <w:noProof/>
                <w:webHidden/>
              </w:rPr>
            </w:r>
            <w:r>
              <w:rPr>
                <w:noProof/>
                <w:webHidden/>
              </w:rPr>
              <w:fldChar w:fldCharType="separate"/>
            </w:r>
            <w:r>
              <w:rPr>
                <w:noProof/>
                <w:webHidden/>
              </w:rPr>
              <w:t>21</w:t>
            </w:r>
            <w:r>
              <w:rPr>
                <w:noProof/>
                <w:webHidden/>
              </w:rPr>
              <w:fldChar w:fldCharType="end"/>
            </w:r>
          </w:hyperlink>
        </w:p>
        <w:p w14:paraId="2CEC1C29" w14:textId="451BF768" w:rsidR="007F6A08" w:rsidRDefault="007F6A08">
          <w:pPr>
            <w:pStyle w:val="TDC2"/>
            <w:tabs>
              <w:tab w:val="right" w:leader="dot" w:pos="9350"/>
            </w:tabs>
            <w:rPr>
              <w:rFonts w:asciiTheme="minorHAnsi" w:eastAsiaTheme="minorEastAsia" w:hAnsiTheme="minorHAnsi" w:cstheme="minorBidi"/>
              <w:noProof/>
              <w:kern w:val="2"/>
              <w:sz w:val="24"/>
              <w:szCs w:val="24"/>
              <w:lang w:val="es-MX" w:eastAsia="es-MX"/>
              <w14:ligatures w14:val="standardContextual"/>
            </w:rPr>
          </w:pPr>
          <w:hyperlink w:anchor="_Toc225414668" w:history="1">
            <w:r w:rsidRPr="005266FD">
              <w:rPr>
                <w:rStyle w:val="Hipervnculo"/>
                <w:rFonts w:ascii="Arial" w:eastAsia="Arial" w:hAnsi="Arial" w:cs="Arial"/>
                <w:noProof/>
                <w:lang w:val="es-MX"/>
              </w:rPr>
              <w:t>Plan de actividades</w:t>
            </w:r>
            <w:r>
              <w:rPr>
                <w:noProof/>
                <w:webHidden/>
              </w:rPr>
              <w:tab/>
            </w:r>
            <w:r>
              <w:rPr>
                <w:noProof/>
                <w:webHidden/>
              </w:rPr>
              <w:fldChar w:fldCharType="begin"/>
            </w:r>
            <w:r>
              <w:rPr>
                <w:noProof/>
                <w:webHidden/>
              </w:rPr>
              <w:instrText xml:space="preserve"> PAGEREF _Toc225414668 \h </w:instrText>
            </w:r>
            <w:r>
              <w:rPr>
                <w:noProof/>
                <w:webHidden/>
              </w:rPr>
            </w:r>
            <w:r>
              <w:rPr>
                <w:noProof/>
                <w:webHidden/>
              </w:rPr>
              <w:fldChar w:fldCharType="separate"/>
            </w:r>
            <w:r>
              <w:rPr>
                <w:noProof/>
                <w:webHidden/>
              </w:rPr>
              <w:t>23</w:t>
            </w:r>
            <w:r>
              <w:rPr>
                <w:noProof/>
                <w:webHidden/>
              </w:rPr>
              <w:fldChar w:fldCharType="end"/>
            </w:r>
          </w:hyperlink>
        </w:p>
        <w:p w14:paraId="79010B69" w14:textId="5FE3B4AE" w:rsidR="007F6A08" w:rsidRDefault="007F6A08">
          <w:pPr>
            <w:pStyle w:val="TDC1"/>
            <w:rPr>
              <w:rFonts w:asciiTheme="minorHAnsi" w:eastAsiaTheme="minorEastAsia" w:hAnsiTheme="minorHAnsi" w:cstheme="minorBidi"/>
              <w:b w:val="0"/>
              <w:bCs w:val="0"/>
              <w:kern w:val="2"/>
              <w:lang w:val="es-MX" w:eastAsia="es-MX"/>
              <w14:ligatures w14:val="standardContextual"/>
            </w:rPr>
          </w:pPr>
          <w:hyperlink w:anchor="_Toc225414669" w:history="1">
            <w:r w:rsidRPr="005266FD">
              <w:rPr>
                <w:rStyle w:val="Hipervnculo"/>
                <w:rFonts w:eastAsia="Arial" w:cs="Arial"/>
                <w:lang w:val="es-MX"/>
              </w:rPr>
              <w:t>Conclusiones</w:t>
            </w:r>
            <w:r>
              <w:rPr>
                <w:webHidden/>
              </w:rPr>
              <w:tab/>
            </w:r>
            <w:r>
              <w:rPr>
                <w:webHidden/>
              </w:rPr>
              <w:fldChar w:fldCharType="begin"/>
            </w:r>
            <w:r>
              <w:rPr>
                <w:webHidden/>
              </w:rPr>
              <w:instrText xml:space="preserve"> PAGEREF _Toc225414669 \h </w:instrText>
            </w:r>
            <w:r>
              <w:rPr>
                <w:webHidden/>
              </w:rPr>
            </w:r>
            <w:r>
              <w:rPr>
                <w:webHidden/>
              </w:rPr>
              <w:fldChar w:fldCharType="separate"/>
            </w:r>
            <w:r>
              <w:rPr>
                <w:webHidden/>
              </w:rPr>
              <w:t>23</w:t>
            </w:r>
            <w:r>
              <w:rPr>
                <w:webHidden/>
              </w:rPr>
              <w:fldChar w:fldCharType="end"/>
            </w:r>
          </w:hyperlink>
        </w:p>
        <w:p w14:paraId="381FB607" w14:textId="736BB61B" w:rsidR="007F6A08" w:rsidRDefault="007F6A08">
          <w:pPr>
            <w:pStyle w:val="TDC1"/>
            <w:rPr>
              <w:rFonts w:asciiTheme="minorHAnsi" w:eastAsiaTheme="minorEastAsia" w:hAnsiTheme="minorHAnsi" w:cstheme="minorBidi"/>
              <w:b w:val="0"/>
              <w:bCs w:val="0"/>
              <w:kern w:val="2"/>
              <w:lang w:val="es-MX" w:eastAsia="es-MX"/>
              <w14:ligatures w14:val="standardContextual"/>
            </w:rPr>
          </w:pPr>
          <w:hyperlink w:anchor="_Toc225414670" w:history="1">
            <w:r w:rsidRPr="005266FD">
              <w:rPr>
                <w:rStyle w:val="Hipervnculo"/>
                <w:rFonts w:eastAsia="Arial" w:cs="Arial"/>
                <w:lang w:val="es-MX"/>
              </w:rPr>
              <w:t>Bibliografía</w:t>
            </w:r>
            <w:r>
              <w:rPr>
                <w:webHidden/>
              </w:rPr>
              <w:tab/>
            </w:r>
            <w:r>
              <w:rPr>
                <w:webHidden/>
              </w:rPr>
              <w:fldChar w:fldCharType="begin"/>
            </w:r>
            <w:r>
              <w:rPr>
                <w:webHidden/>
              </w:rPr>
              <w:instrText xml:space="preserve"> PAGEREF _Toc225414670 \h </w:instrText>
            </w:r>
            <w:r>
              <w:rPr>
                <w:webHidden/>
              </w:rPr>
            </w:r>
            <w:r>
              <w:rPr>
                <w:webHidden/>
              </w:rPr>
              <w:fldChar w:fldCharType="separate"/>
            </w:r>
            <w:r>
              <w:rPr>
                <w:webHidden/>
              </w:rPr>
              <w:t>25</w:t>
            </w:r>
            <w:r>
              <w:rPr>
                <w:webHidden/>
              </w:rPr>
              <w:fldChar w:fldCharType="end"/>
            </w:r>
          </w:hyperlink>
        </w:p>
        <w:p w14:paraId="4D905E20" w14:textId="007E5B5C" w:rsidR="00142F09" w:rsidRPr="007F6A08" w:rsidRDefault="007D2F7C" w:rsidP="007F6A08">
          <w:r>
            <w:rPr>
              <w:rFonts w:ascii="Arial" w:hAnsi="Arial"/>
              <w:b/>
              <w:bCs/>
              <w:noProof/>
              <w:sz w:val="24"/>
              <w:szCs w:val="24"/>
            </w:rPr>
            <w:fldChar w:fldCharType="end"/>
          </w:r>
        </w:p>
      </w:sdtContent>
    </w:sdt>
    <w:p w14:paraId="2DBF7AA7" w14:textId="77777777" w:rsidR="00142F09" w:rsidRDefault="00142F09" w:rsidP="00803152">
      <w:pPr>
        <w:pStyle w:val="TOCTitle"/>
        <w:jc w:val="center"/>
        <w:rPr>
          <w:rFonts w:cs="Arial"/>
          <w:lang w:val="es-MX"/>
        </w:rPr>
      </w:pPr>
    </w:p>
    <w:p w14:paraId="3E4F3D8D" w14:textId="77777777" w:rsidR="00803152" w:rsidRDefault="00803152" w:rsidP="00803152">
      <w:pPr>
        <w:pStyle w:val="TOCTitle"/>
        <w:jc w:val="center"/>
        <w:rPr>
          <w:rFonts w:cs="Arial"/>
          <w:lang w:val="es-MX"/>
        </w:rPr>
      </w:pPr>
    </w:p>
    <w:p w14:paraId="3F4176A2" w14:textId="77777777" w:rsidR="007F6A08" w:rsidRDefault="007F6A08" w:rsidP="00803152">
      <w:pPr>
        <w:pStyle w:val="TOCTitle"/>
        <w:jc w:val="center"/>
        <w:rPr>
          <w:rFonts w:cs="Arial"/>
          <w:lang w:val="es-MX"/>
        </w:rPr>
      </w:pPr>
    </w:p>
    <w:p w14:paraId="0385B6DD" w14:textId="77777777" w:rsidR="007F6A08" w:rsidRPr="005872EC" w:rsidRDefault="007F6A08" w:rsidP="00803152">
      <w:pPr>
        <w:pStyle w:val="TOCTitle"/>
        <w:jc w:val="center"/>
        <w:rPr>
          <w:rFonts w:cs="Arial"/>
          <w:lang w:val="es-MX"/>
        </w:rPr>
      </w:pPr>
    </w:p>
    <w:p w14:paraId="00F92A96" w14:textId="77777777" w:rsidR="00366E4D" w:rsidRPr="005872EC" w:rsidRDefault="00366E4D" w:rsidP="00366E4D">
      <w:pPr>
        <w:rPr>
          <w:lang w:val="es-MX"/>
        </w:rPr>
      </w:pPr>
    </w:p>
    <w:p w14:paraId="0C6BC026" w14:textId="27933D1F" w:rsidR="00187E0D" w:rsidRPr="005872EC" w:rsidRDefault="216B67EE" w:rsidP="216B67EE">
      <w:pPr>
        <w:pStyle w:val="Ttulo1"/>
        <w:jc w:val="both"/>
        <w:rPr>
          <w:rFonts w:eastAsia="Arial" w:cs="Arial"/>
          <w:lang w:val="es-MX"/>
        </w:rPr>
      </w:pPr>
      <w:bookmarkStart w:id="7" w:name="_Toc225256989"/>
      <w:bookmarkStart w:id="8" w:name="_Toc225414650"/>
      <w:r w:rsidRPr="216B67EE">
        <w:rPr>
          <w:rFonts w:eastAsia="Arial" w:cs="Arial"/>
          <w:lang w:val="es-MX"/>
        </w:rPr>
        <w:lastRenderedPageBreak/>
        <w:t>Introducción</w:t>
      </w:r>
      <w:bookmarkEnd w:id="7"/>
      <w:bookmarkEnd w:id="8"/>
    </w:p>
    <w:p w14:paraId="0B6D7257" w14:textId="5BB3DC52" w:rsidR="00212B95" w:rsidRPr="00212B95" w:rsidRDefault="216B67EE" w:rsidP="00900C71">
      <w:pPr>
        <w:spacing w:line="360" w:lineRule="auto"/>
        <w:jc w:val="both"/>
        <w:rPr>
          <w:rFonts w:ascii="Arial" w:eastAsia="Arial" w:hAnsi="Arial" w:cs="Arial"/>
          <w:color w:val="000000" w:themeColor="text1"/>
          <w:lang w:val="es-MX"/>
        </w:rPr>
      </w:pPr>
      <w:bookmarkStart w:id="9" w:name="_Toc225256990"/>
      <w:r w:rsidRPr="67DE5199">
        <w:rPr>
          <w:rFonts w:ascii="Arial" w:eastAsia="Arial" w:hAnsi="Arial" w:cs="Arial"/>
          <w:lang w:val="es-MX"/>
        </w:rPr>
        <w:t>El presente documento tiene como objetivo desarrollar una aplicación que facilite la comunicación entre personas sordas y oyentes mediante el uso de tecnología de reconocimiento de señas.</w:t>
      </w:r>
      <w:r w:rsidR="50EA9A74" w:rsidRPr="67DE5199">
        <w:rPr>
          <w:rFonts w:ascii="Arial" w:eastAsia="Arial" w:hAnsi="Arial" w:cs="Arial"/>
          <w:lang w:val="es-MX"/>
        </w:rPr>
        <w:t xml:space="preserve"> La falta de herramientas accesibles para la comunicación entre personas sordas y oyentes representan un problema cotidiano que limita la inclusión social</w:t>
      </w:r>
      <w:r w:rsidR="554655BA" w:rsidRPr="67DE5199">
        <w:rPr>
          <w:rFonts w:ascii="Arial" w:eastAsia="Arial" w:hAnsi="Arial" w:cs="Arial"/>
          <w:lang w:val="es-MX"/>
        </w:rPr>
        <w:t xml:space="preserve"> y el desarrollo equitativo en distintos ámbitos. Esta barrera se manifiesta en situaciones tan comunes como la educación, la atención en servicios </w:t>
      </w:r>
      <w:r w:rsidR="1C17B151" w:rsidRPr="2AEF9431">
        <w:rPr>
          <w:rFonts w:ascii="Arial" w:eastAsia="Arial" w:hAnsi="Arial" w:cs="Arial"/>
          <w:lang w:val="es-MX"/>
        </w:rPr>
        <w:t>públicos</w:t>
      </w:r>
      <w:r w:rsidR="554655BA" w:rsidRPr="67DE5199">
        <w:rPr>
          <w:rFonts w:ascii="Arial" w:eastAsia="Arial" w:hAnsi="Arial" w:cs="Arial"/>
          <w:lang w:val="es-MX"/>
        </w:rPr>
        <w:t xml:space="preserve"> o la </w:t>
      </w:r>
      <w:r w:rsidR="4B8BED73" w:rsidRPr="2AEF9431">
        <w:rPr>
          <w:rFonts w:ascii="Arial" w:eastAsia="Arial" w:hAnsi="Arial" w:cs="Arial"/>
          <w:lang w:val="es-MX"/>
        </w:rPr>
        <w:t>interacción</w:t>
      </w:r>
      <w:r w:rsidR="554655BA" w:rsidRPr="2AEF9431">
        <w:rPr>
          <w:rFonts w:ascii="Arial" w:eastAsia="Arial" w:hAnsi="Arial" w:cs="Arial"/>
          <w:lang w:val="es-MX"/>
        </w:rPr>
        <w:t xml:space="preserve"> </w:t>
      </w:r>
      <w:r w:rsidR="554655BA" w:rsidRPr="67DE5199">
        <w:rPr>
          <w:rFonts w:ascii="Arial" w:eastAsia="Arial" w:hAnsi="Arial" w:cs="Arial"/>
          <w:lang w:val="es-MX"/>
        </w:rPr>
        <w:t>diaria, donde muchas veces no existe un medio efec</w:t>
      </w:r>
      <w:r w:rsidR="282E2910" w:rsidRPr="67DE5199">
        <w:rPr>
          <w:rFonts w:ascii="Arial" w:eastAsia="Arial" w:hAnsi="Arial" w:cs="Arial"/>
          <w:lang w:val="es-MX"/>
        </w:rPr>
        <w:t>tivo para que ambas partes se comprendan. Como consecuencia las personas sordas enfrentan dificultades para expresar sus ideas, necesidades y emociones lo que puede generar aislamiento considerando que aun con los avan</w:t>
      </w:r>
      <w:r w:rsidR="2B0E35B2" w:rsidRPr="67DE5199">
        <w:rPr>
          <w:rFonts w:ascii="Arial" w:eastAsia="Arial" w:hAnsi="Arial" w:cs="Arial"/>
          <w:lang w:val="es-MX"/>
        </w:rPr>
        <w:t xml:space="preserve">ces </w:t>
      </w:r>
      <w:r w:rsidR="214F0A07" w:rsidRPr="2AEF9431">
        <w:rPr>
          <w:rFonts w:ascii="Arial" w:eastAsia="Arial" w:hAnsi="Arial" w:cs="Arial"/>
          <w:lang w:val="es-MX"/>
        </w:rPr>
        <w:t>tecnológicos</w:t>
      </w:r>
      <w:r w:rsidR="2B0E35B2" w:rsidRPr="67DE5199">
        <w:rPr>
          <w:rFonts w:ascii="Arial" w:eastAsia="Arial" w:hAnsi="Arial" w:cs="Arial"/>
          <w:lang w:val="es-MX"/>
        </w:rPr>
        <w:t xml:space="preserve"> actuales, </w:t>
      </w:r>
      <w:r w:rsidR="2B0E35B2" w:rsidRPr="1ABA40D1">
        <w:rPr>
          <w:rFonts w:ascii="Arial" w:eastAsia="Arial" w:hAnsi="Arial" w:cs="Arial"/>
          <w:lang w:val="es-MX"/>
        </w:rPr>
        <w:t>son pocas las soluciones que logran integrar de manera práctica y accesible el reconocimiento de señas en la vida diaria. Esto hace evidente la necesidad de desarrollar herramientas que permitan reducir esta brecha comunicativa, facilitando la interacción en tiempo real y promoviendo una mayor inclusión.</w:t>
      </w:r>
    </w:p>
    <w:p w14:paraId="1756BD18" w14:textId="77777777" w:rsidR="00187E0D" w:rsidRPr="005872EC" w:rsidRDefault="216B67EE" w:rsidP="216B67EE">
      <w:pPr>
        <w:pStyle w:val="Ttulo1"/>
        <w:jc w:val="both"/>
        <w:rPr>
          <w:rFonts w:eastAsia="Arial" w:cs="Arial"/>
          <w:lang w:val="es-MX"/>
        </w:rPr>
      </w:pPr>
      <w:bookmarkStart w:id="10" w:name="_Toc225414651"/>
      <w:r w:rsidRPr="216B67EE">
        <w:rPr>
          <w:rFonts w:eastAsia="Arial" w:cs="Arial"/>
          <w:lang w:val="es-MX"/>
        </w:rPr>
        <w:t>Contenido</w:t>
      </w:r>
      <w:bookmarkEnd w:id="9"/>
      <w:bookmarkEnd w:id="10"/>
    </w:p>
    <w:tbl>
      <w:tblPr>
        <w:tblW w:w="10228" w:type="dxa"/>
        <w:tblInd w:w="-284" w:type="dxa"/>
        <w:tblLayout w:type="fixed"/>
        <w:tblLook w:val="0000" w:firstRow="0" w:lastRow="0" w:firstColumn="0" w:lastColumn="0" w:noHBand="0" w:noVBand="0"/>
      </w:tblPr>
      <w:tblGrid>
        <w:gridCol w:w="1675"/>
        <w:gridCol w:w="8553"/>
      </w:tblGrid>
      <w:tr w:rsidR="00187E0D" w:rsidRPr="005872EC" w14:paraId="7DBA1A8B" w14:textId="77777777" w:rsidTr="00C26A1E">
        <w:tc>
          <w:tcPr>
            <w:tcW w:w="1675" w:type="dxa"/>
          </w:tcPr>
          <w:p w14:paraId="75A10CF2" w14:textId="77777777" w:rsidR="00187E0D" w:rsidRPr="005872EC" w:rsidRDefault="00187E0D" w:rsidP="216B67EE">
            <w:pPr>
              <w:pStyle w:val="line"/>
              <w:jc w:val="both"/>
              <w:rPr>
                <w:rFonts w:ascii="Arial" w:eastAsia="Arial" w:hAnsi="Arial" w:cs="Arial"/>
                <w:lang w:val="es-MX"/>
              </w:rPr>
            </w:pPr>
          </w:p>
        </w:tc>
        <w:tc>
          <w:tcPr>
            <w:tcW w:w="8553" w:type="dxa"/>
            <w:tcBorders>
              <w:bottom w:val="single" w:sz="12" w:space="0" w:color="auto"/>
            </w:tcBorders>
          </w:tcPr>
          <w:p w14:paraId="3E7A87D7" w14:textId="77777777" w:rsidR="00187E0D" w:rsidRPr="005872EC" w:rsidRDefault="00187E0D" w:rsidP="216B67EE">
            <w:pPr>
              <w:pStyle w:val="line"/>
              <w:jc w:val="both"/>
              <w:rPr>
                <w:rFonts w:ascii="Arial" w:eastAsia="Arial" w:hAnsi="Arial" w:cs="Arial"/>
                <w:lang w:val="es-MX"/>
              </w:rPr>
            </w:pPr>
          </w:p>
        </w:tc>
      </w:tr>
      <w:tr w:rsidR="00187E0D" w:rsidRPr="005872EC" w14:paraId="7B5E9594" w14:textId="77777777" w:rsidTr="00C26A1E">
        <w:tc>
          <w:tcPr>
            <w:tcW w:w="1675" w:type="dxa"/>
          </w:tcPr>
          <w:p w14:paraId="679945B9" w14:textId="77777777" w:rsidR="00187E0D" w:rsidRPr="005872EC" w:rsidRDefault="00187E0D" w:rsidP="216B67EE">
            <w:pPr>
              <w:pStyle w:val="line"/>
              <w:jc w:val="both"/>
              <w:rPr>
                <w:rFonts w:ascii="Arial" w:eastAsia="Arial" w:hAnsi="Arial" w:cs="Arial"/>
                <w:lang w:val="es-MX"/>
              </w:rPr>
            </w:pPr>
          </w:p>
        </w:tc>
        <w:tc>
          <w:tcPr>
            <w:tcW w:w="8553" w:type="dxa"/>
          </w:tcPr>
          <w:p w14:paraId="7E14B487" w14:textId="77777777" w:rsidR="00187E0D" w:rsidRPr="005872EC" w:rsidRDefault="00187E0D" w:rsidP="216B67EE">
            <w:pPr>
              <w:pStyle w:val="line"/>
              <w:jc w:val="both"/>
              <w:rPr>
                <w:rFonts w:ascii="Arial" w:eastAsia="Arial" w:hAnsi="Arial" w:cs="Arial"/>
                <w:lang w:val="es-MX"/>
              </w:rPr>
            </w:pPr>
          </w:p>
        </w:tc>
      </w:tr>
      <w:tr w:rsidR="00187E0D" w:rsidRPr="007F6A08" w14:paraId="77DC0DB2" w14:textId="77777777" w:rsidTr="00C26A1E">
        <w:tc>
          <w:tcPr>
            <w:tcW w:w="1675" w:type="dxa"/>
          </w:tcPr>
          <w:p w14:paraId="769D3663" w14:textId="77777777" w:rsidR="00187E0D" w:rsidRPr="00C26A1E" w:rsidRDefault="216B67EE" w:rsidP="00C26A1E">
            <w:pPr>
              <w:pStyle w:val="Ttulo2"/>
              <w:rPr>
                <w:rFonts w:ascii="Arial" w:hAnsi="Arial" w:cs="Arial"/>
              </w:rPr>
            </w:pPr>
            <w:bookmarkStart w:id="11" w:name="_Toc225414652"/>
            <w:proofErr w:type="spellStart"/>
            <w:r w:rsidRPr="00C26A1E">
              <w:rPr>
                <w:rFonts w:ascii="Arial" w:hAnsi="Arial" w:cs="Arial"/>
              </w:rPr>
              <w:t>Propósito</w:t>
            </w:r>
            <w:bookmarkEnd w:id="11"/>
            <w:proofErr w:type="spellEnd"/>
          </w:p>
          <w:p w14:paraId="083C7C43" w14:textId="77777777" w:rsidR="00187E0D" w:rsidRPr="00C26A1E" w:rsidRDefault="00187E0D" w:rsidP="216B67EE">
            <w:pPr>
              <w:pStyle w:val="tableleft"/>
              <w:jc w:val="both"/>
              <w:rPr>
                <w:rFonts w:ascii="Arial" w:eastAsia="Arial" w:hAnsi="Arial" w:cs="Arial"/>
                <w:sz w:val="26"/>
                <w:szCs w:val="26"/>
                <w:lang w:val="es-MX"/>
              </w:rPr>
            </w:pPr>
          </w:p>
        </w:tc>
        <w:tc>
          <w:tcPr>
            <w:tcW w:w="8553" w:type="dxa"/>
          </w:tcPr>
          <w:p w14:paraId="1377D967" w14:textId="1B25A723" w:rsidR="00187E0D" w:rsidRPr="00900C71" w:rsidRDefault="00521CC5" w:rsidP="00900C71">
            <w:pPr>
              <w:spacing w:line="360" w:lineRule="auto"/>
              <w:jc w:val="both"/>
              <w:rPr>
                <w:rFonts w:ascii="Arial" w:eastAsia="Arial" w:hAnsi="Arial" w:cs="Arial"/>
                <w:color w:val="000000" w:themeColor="text1"/>
                <w:lang w:val="es-MX"/>
              </w:rPr>
            </w:pPr>
            <w:r>
              <w:rPr>
                <w:rFonts w:ascii="Arial" w:eastAsia="Arial" w:hAnsi="Arial" w:cs="Arial"/>
                <w:noProof/>
                <w:color w:val="000000" w:themeColor="text1"/>
                <w:lang w:val="es-MX"/>
              </w:rPr>
              <mc:AlternateContent>
                <mc:Choice Requires="wpi">
                  <w:drawing>
                    <wp:anchor distT="0" distB="0" distL="114300" distR="114300" simplePos="0" relativeHeight="251658240" behindDoc="0" locked="0" layoutInCell="1" allowOverlap="1" wp14:anchorId="0DBDDC77" wp14:editId="09ACBB61">
                      <wp:simplePos x="0" y="0"/>
                      <wp:positionH relativeFrom="column">
                        <wp:posOffset>2450517</wp:posOffset>
                      </wp:positionH>
                      <wp:positionV relativeFrom="paragraph">
                        <wp:posOffset>73506</wp:posOffset>
                      </wp:positionV>
                      <wp:extent cx="360" cy="360"/>
                      <wp:effectExtent l="38100" t="38100" r="38100" b="38100"/>
                      <wp:wrapNone/>
                      <wp:docPr id="852780985"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9BBAEB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92.45pt;margin-top:5.3pt;width:1.05pt;height:1.0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ENP+jdYBAACdBAAAEAAA&#10;AAAAAAAAAAAAAADTAwAAZHJzL2luay9pbmsxLnhtbFBLAQItABQABgAIAAAAIQAASVS44AAAAAkB&#10;AAAPAAAAAAAAAAAAAAAAANcFAABkcnMvZG93bnJldi54bWxQSwECLQAUAAYACAAAACEAeRi8nb8A&#10;AAAhAQAAGQAAAAAAAAAAAAAAAADkBgAAZHJzL19yZWxzL2Uyb0RvYy54bWwucmVsc1BLBQYAAAAA&#10;BgAGAHgBAADaBwAAAAA=&#10;">
                      <v:imagedata r:id="rId13" o:title=""/>
                    </v:shape>
                  </w:pict>
                </mc:Fallback>
              </mc:AlternateContent>
            </w:r>
            <w:r w:rsidR="216B67EE" w:rsidRPr="00900C71">
              <w:rPr>
                <w:rFonts w:ascii="Arial" w:eastAsia="Arial" w:hAnsi="Arial" w:cs="Arial"/>
                <w:color w:val="000000" w:themeColor="text1"/>
                <w:lang w:val="es-MX"/>
              </w:rPr>
              <w:t>Desarrollar una aplicación que permita traducir la Lengua de Señas Mexicana (LSM) al español y viceversa mediante reconocimiento visual usando la cámara de un dispositivo.</w:t>
            </w:r>
          </w:p>
        </w:tc>
      </w:tr>
      <w:tr w:rsidR="00187E0D" w:rsidRPr="007F6A08" w14:paraId="54A505F3" w14:textId="77777777" w:rsidTr="00C26A1E">
        <w:tc>
          <w:tcPr>
            <w:tcW w:w="1675" w:type="dxa"/>
          </w:tcPr>
          <w:p w14:paraId="5006583B" w14:textId="77777777" w:rsidR="00187E0D" w:rsidRPr="00C26A1E" w:rsidRDefault="00187E0D" w:rsidP="216B67EE">
            <w:pPr>
              <w:pStyle w:val="tableleft"/>
              <w:jc w:val="both"/>
              <w:rPr>
                <w:rFonts w:ascii="Arial" w:eastAsia="Arial" w:hAnsi="Arial" w:cs="Arial"/>
                <w:sz w:val="26"/>
                <w:szCs w:val="26"/>
                <w:lang w:val="es-MX"/>
              </w:rPr>
            </w:pPr>
          </w:p>
        </w:tc>
        <w:tc>
          <w:tcPr>
            <w:tcW w:w="8553" w:type="dxa"/>
            <w:tcBorders>
              <w:bottom w:val="single" w:sz="8" w:space="0" w:color="auto"/>
            </w:tcBorders>
          </w:tcPr>
          <w:p w14:paraId="1E739EEF" w14:textId="77777777" w:rsidR="00187E0D" w:rsidRPr="00900C71" w:rsidRDefault="00187E0D" w:rsidP="00900C71">
            <w:pPr>
              <w:pStyle w:val="line"/>
              <w:spacing w:line="360" w:lineRule="auto"/>
              <w:jc w:val="both"/>
              <w:rPr>
                <w:rFonts w:ascii="Arial" w:eastAsia="Arial" w:hAnsi="Arial" w:cs="Arial"/>
                <w:b w:val="0"/>
                <w:color w:val="000000" w:themeColor="text1"/>
                <w:sz w:val="22"/>
                <w:lang w:val="es-MX"/>
              </w:rPr>
            </w:pPr>
          </w:p>
        </w:tc>
      </w:tr>
      <w:tr w:rsidR="00134417" w:rsidRPr="007F6A08" w14:paraId="3D48D0FB" w14:textId="77777777" w:rsidTr="00C26A1E">
        <w:trPr>
          <w:trHeight w:val="706"/>
        </w:trPr>
        <w:tc>
          <w:tcPr>
            <w:tcW w:w="1675" w:type="dxa"/>
          </w:tcPr>
          <w:p w14:paraId="59E20DEC" w14:textId="77777777" w:rsidR="002C78D2" w:rsidRPr="00C26A1E" w:rsidRDefault="002C78D2" w:rsidP="216B67EE">
            <w:pPr>
              <w:pStyle w:val="tableleft"/>
              <w:jc w:val="both"/>
              <w:rPr>
                <w:rFonts w:ascii="Arial" w:eastAsia="Arial" w:hAnsi="Arial" w:cs="Arial"/>
                <w:sz w:val="26"/>
                <w:szCs w:val="26"/>
                <w:lang w:val="es-MX"/>
              </w:rPr>
            </w:pPr>
          </w:p>
          <w:p w14:paraId="503CFDFC" w14:textId="77777777" w:rsidR="00134417" w:rsidRPr="00C26A1E" w:rsidRDefault="216B67EE" w:rsidP="00C26A1E">
            <w:pPr>
              <w:pStyle w:val="Ttulo2"/>
              <w:rPr>
                <w:rFonts w:ascii="Arial" w:hAnsi="Arial" w:cs="Arial"/>
              </w:rPr>
            </w:pPr>
            <w:bookmarkStart w:id="12" w:name="_Toc225414653"/>
            <w:proofErr w:type="spellStart"/>
            <w:r w:rsidRPr="00C26A1E">
              <w:rPr>
                <w:rFonts w:ascii="Arial" w:hAnsi="Arial" w:cs="Arial"/>
              </w:rPr>
              <w:t>Justificación</w:t>
            </w:r>
            <w:bookmarkEnd w:id="12"/>
            <w:proofErr w:type="spellEnd"/>
          </w:p>
        </w:tc>
        <w:tc>
          <w:tcPr>
            <w:tcW w:w="8553" w:type="dxa"/>
            <w:tcBorders>
              <w:bottom w:val="single" w:sz="8" w:space="0" w:color="auto"/>
            </w:tcBorders>
          </w:tcPr>
          <w:p w14:paraId="1411E5A5" w14:textId="659E5C8A" w:rsidR="00D43AC4" w:rsidRPr="00900C71" w:rsidRDefault="1FFEC0CD" w:rsidP="7D806436">
            <w:pPr>
              <w:spacing w:line="360" w:lineRule="auto"/>
              <w:jc w:val="both"/>
              <w:rPr>
                <w:rFonts w:ascii="Arial" w:eastAsia="Arial" w:hAnsi="Arial" w:cs="Arial"/>
                <w:lang w:val="es-MX"/>
              </w:rPr>
            </w:pPr>
            <w:r w:rsidRPr="7D806436">
              <w:rPr>
                <w:rFonts w:ascii="Arial" w:eastAsia="Arial" w:hAnsi="Arial" w:cs="Arial"/>
                <w:lang w:val="es-MX"/>
              </w:rPr>
              <w:t>El desarrollo de una aplicación basada en el reconocimiento de señas se justifica por la necesidad de aprovechar los avances tecnológicos actuales para generar soluciones innovadoras con impacto social. En un contexto donde la inteligencia artificial, la visión por computadora y el aprendizaje automático han alcanzado un alto nivel de precisión, resulta pertinente aplicar estas herramientas para atender problemáticas que históricamente han sido poco abordadas desde la tecnología.</w:t>
            </w:r>
          </w:p>
          <w:p w14:paraId="045EAB5A" w14:textId="05238B2A" w:rsidR="00D43AC4" w:rsidRPr="00900C71" w:rsidRDefault="1FFEC0CD" w:rsidP="7D806436">
            <w:pPr>
              <w:spacing w:line="360" w:lineRule="auto"/>
              <w:jc w:val="both"/>
              <w:rPr>
                <w:rFonts w:ascii="Arial" w:eastAsia="Arial" w:hAnsi="Arial" w:cs="Arial"/>
                <w:lang w:val="es-MX"/>
              </w:rPr>
            </w:pPr>
            <w:r w:rsidRPr="7D806436">
              <w:rPr>
                <w:rFonts w:ascii="Arial" w:eastAsia="Arial" w:hAnsi="Arial" w:cs="Arial"/>
                <w:lang w:val="es-MX"/>
              </w:rPr>
              <w:t>Este proyecto también se sustenta en la importancia de promover la accesibilidad digital como un derecho, alineándose con principios de inclusión y equidad. La creación de una herramienta de este tipo no solo representa un aporte tecnológico, sino también un compromiso con el desarrollo social, al facilitar la participación de personas con discapacidad auditiva en distintos entornos.</w:t>
            </w:r>
          </w:p>
          <w:p w14:paraId="4B3301B8" w14:textId="68CAC1E8" w:rsidR="00D43AC4" w:rsidRPr="00900C71" w:rsidRDefault="00D43AC4" w:rsidP="00900C71">
            <w:pPr>
              <w:spacing w:line="360" w:lineRule="auto"/>
              <w:jc w:val="both"/>
              <w:rPr>
                <w:rFonts w:ascii="Arial" w:eastAsia="Arial" w:hAnsi="Arial" w:cs="Arial"/>
                <w:color w:val="000000" w:themeColor="text1"/>
                <w:lang w:val="es-MX"/>
              </w:rPr>
            </w:pPr>
          </w:p>
          <w:p w14:paraId="53F6A72A" w14:textId="2CFAD0FC" w:rsidR="00900C71" w:rsidRPr="00900C71" w:rsidRDefault="6D68E06F" w:rsidP="01FA5049">
            <w:pPr>
              <w:pStyle w:val="Prrafodelista"/>
              <w:numPr>
                <w:ilvl w:val="0"/>
                <w:numId w:val="1"/>
              </w:numPr>
              <w:spacing w:line="360" w:lineRule="auto"/>
              <w:rPr>
                <w:rFonts w:ascii="Arial" w:eastAsia="Arial" w:hAnsi="Arial" w:cs="Arial"/>
                <w:b/>
                <w:bCs/>
                <w:sz w:val="22"/>
                <w:szCs w:val="22"/>
                <w:lang w:val="es-MX"/>
              </w:rPr>
            </w:pPr>
            <w:r w:rsidRPr="01FA5049">
              <w:rPr>
                <w:rFonts w:ascii="Arial" w:eastAsia="Arial" w:hAnsi="Arial" w:cs="Arial"/>
                <w:b/>
                <w:bCs/>
                <w:sz w:val="22"/>
                <w:szCs w:val="22"/>
                <w:lang w:val="es-MX"/>
              </w:rPr>
              <w:lastRenderedPageBreak/>
              <w:t>Dificultades en la comunicación cotidiana</w:t>
            </w:r>
          </w:p>
          <w:p w14:paraId="32F0926A" w14:textId="6A0324BB" w:rsidR="00900C71" w:rsidRPr="00900C71" w:rsidRDefault="6D68E06F" w:rsidP="01FA5049">
            <w:pPr>
              <w:pStyle w:val="Prrafodelista"/>
              <w:spacing w:line="360" w:lineRule="auto"/>
              <w:rPr>
                <w:rFonts w:ascii="Arial" w:eastAsia="Arial" w:hAnsi="Arial" w:cs="Arial"/>
                <w:sz w:val="22"/>
                <w:szCs w:val="22"/>
                <w:lang w:val="es-MX"/>
              </w:rPr>
            </w:pPr>
            <w:r w:rsidRPr="01FA5049">
              <w:rPr>
                <w:rFonts w:ascii="Arial" w:eastAsia="Arial" w:hAnsi="Arial" w:cs="Arial"/>
                <w:sz w:val="22"/>
                <w:szCs w:val="22"/>
                <w:lang w:val="es-MX"/>
              </w:rPr>
              <w:t>Las personas sordas enfrentan obstáculos constantes al intentar comunicarse con personas oyentes en situaciones diarias, como en comercios, instituciones educativas o servicios de salud. Estas dificultades no solo generan frustración, sino que también pueden provocar malentendidos o impedir el acceso adecuado a información importante, afectando su independencia y calidad de vida.</w:t>
            </w:r>
          </w:p>
          <w:p w14:paraId="7268AED6" w14:textId="792D7742" w:rsidR="00900C71" w:rsidRPr="00900C71" w:rsidRDefault="6D68E06F" w:rsidP="01FA5049">
            <w:pPr>
              <w:pStyle w:val="Prrafodelista"/>
              <w:numPr>
                <w:ilvl w:val="0"/>
                <w:numId w:val="1"/>
              </w:numPr>
              <w:spacing w:line="360" w:lineRule="auto"/>
              <w:rPr>
                <w:rFonts w:ascii="Arial" w:eastAsia="Arial" w:hAnsi="Arial" w:cs="Arial"/>
                <w:b/>
                <w:bCs/>
                <w:sz w:val="22"/>
                <w:szCs w:val="22"/>
                <w:lang w:val="es-MX"/>
              </w:rPr>
            </w:pPr>
            <w:r w:rsidRPr="01FA5049">
              <w:rPr>
                <w:rFonts w:ascii="Arial" w:eastAsia="Arial" w:hAnsi="Arial" w:cs="Arial"/>
                <w:b/>
                <w:bCs/>
                <w:sz w:val="22"/>
                <w:szCs w:val="22"/>
                <w:lang w:val="es-MX"/>
              </w:rPr>
              <w:t>Escasez de intérpretes de Lengua de Señas Mexicana (LSM)</w:t>
            </w:r>
          </w:p>
          <w:p w14:paraId="530DCBF9" w14:textId="289832AF" w:rsidR="00900C71" w:rsidRPr="00900C71" w:rsidRDefault="6D68E06F" w:rsidP="01FA5049">
            <w:pPr>
              <w:pStyle w:val="Prrafodelista"/>
              <w:spacing w:line="360" w:lineRule="auto"/>
              <w:rPr>
                <w:rFonts w:ascii="Arial" w:eastAsia="Arial" w:hAnsi="Arial" w:cs="Arial"/>
                <w:sz w:val="22"/>
                <w:szCs w:val="22"/>
                <w:lang w:val="es-MX"/>
              </w:rPr>
            </w:pPr>
            <w:r w:rsidRPr="01FA5049">
              <w:rPr>
                <w:rFonts w:ascii="Arial" w:eastAsia="Arial" w:hAnsi="Arial" w:cs="Arial"/>
                <w:sz w:val="22"/>
                <w:szCs w:val="22"/>
                <w:lang w:val="es-MX"/>
              </w:rPr>
              <w:t>En México, existen más de 1.3 millones de personas con discapacidad auditiva; sin embargo, el número de intérpretes certificados de LSM es limitado. Esta situación provoca que muchas personas no tengan acceso a un intermediario que facilite la comunicación, especialmente en contextos formales o de emergencia, donde la precisión del mensaje es fundamental.</w:t>
            </w:r>
          </w:p>
          <w:p w14:paraId="6C3E52D9" w14:textId="5BF7B281" w:rsidR="00900C71" w:rsidRPr="00900C71" w:rsidRDefault="6D68E06F" w:rsidP="01FA5049">
            <w:pPr>
              <w:pStyle w:val="Prrafodelista"/>
              <w:numPr>
                <w:ilvl w:val="0"/>
                <w:numId w:val="1"/>
              </w:numPr>
              <w:spacing w:line="360" w:lineRule="auto"/>
              <w:rPr>
                <w:rFonts w:ascii="Arial" w:eastAsia="Arial" w:hAnsi="Arial" w:cs="Arial"/>
                <w:b/>
                <w:bCs/>
                <w:sz w:val="22"/>
                <w:szCs w:val="22"/>
                <w:lang w:val="es-MX"/>
              </w:rPr>
            </w:pPr>
            <w:r w:rsidRPr="01FA5049">
              <w:rPr>
                <w:rFonts w:ascii="Arial" w:eastAsia="Arial" w:hAnsi="Arial" w:cs="Arial"/>
                <w:b/>
                <w:bCs/>
                <w:sz w:val="22"/>
                <w:szCs w:val="22"/>
                <w:lang w:val="es-MX"/>
              </w:rPr>
              <w:t>Limitaciones en la inclusión social</w:t>
            </w:r>
          </w:p>
          <w:p w14:paraId="6A32E35A" w14:textId="5E0E10EF" w:rsidR="00900C71" w:rsidRPr="00900C71" w:rsidRDefault="6D68E06F" w:rsidP="00900C71">
            <w:pPr>
              <w:pStyle w:val="Prrafodelista"/>
              <w:spacing w:line="360" w:lineRule="auto"/>
              <w:rPr>
                <w:rFonts w:ascii="Arial" w:eastAsia="Arial" w:hAnsi="Arial" w:cs="Arial"/>
                <w:sz w:val="22"/>
                <w:szCs w:val="22"/>
                <w:lang w:val="es-MX"/>
              </w:rPr>
            </w:pPr>
            <w:r w:rsidRPr="01FA5049">
              <w:rPr>
                <w:rFonts w:ascii="Arial" w:eastAsia="Arial" w:hAnsi="Arial" w:cs="Arial"/>
                <w:sz w:val="22"/>
                <w:szCs w:val="22"/>
                <w:lang w:val="es-MX"/>
              </w:rPr>
              <w:t>La falta de accesibilidad en la comunicación repercute directamente en la inclusión social, ya que restringe la participación de las personas sordas en distintos ámbitos, como el educativo, laboral y social. Esto genera desigualdad de oportunidades y dificulta su integración plena en la sociedad, reforzando barreras que podrían reducirse mediante el uso de herramientas tecnológicas adecuadas.</w:t>
            </w:r>
          </w:p>
        </w:tc>
      </w:tr>
      <w:tr w:rsidR="00134417" w:rsidRPr="007F6A08" w14:paraId="647B3FBE" w14:textId="77777777" w:rsidTr="00C26A1E">
        <w:trPr>
          <w:trHeight w:val="839"/>
        </w:trPr>
        <w:tc>
          <w:tcPr>
            <w:tcW w:w="1675" w:type="dxa"/>
          </w:tcPr>
          <w:p w14:paraId="2D860C7E" w14:textId="77777777" w:rsidR="00381DD1" w:rsidRPr="005872EC" w:rsidRDefault="00381DD1" w:rsidP="216B67EE">
            <w:pPr>
              <w:pStyle w:val="tableleft"/>
              <w:jc w:val="both"/>
              <w:rPr>
                <w:rFonts w:ascii="Arial" w:eastAsia="Arial" w:hAnsi="Arial" w:cs="Arial"/>
                <w:lang w:val="es-MX"/>
              </w:rPr>
            </w:pPr>
          </w:p>
          <w:p w14:paraId="0A9A196A" w14:textId="77777777" w:rsidR="00134417" w:rsidRPr="005872EC" w:rsidRDefault="216B67EE" w:rsidP="216B67EE">
            <w:pPr>
              <w:pStyle w:val="Ttulo2"/>
              <w:jc w:val="both"/>
              <w:rPr>
                <w:rFonts w:ascii="Arial" w:eastAsia="Arial" w:hAnsi="Arial" w:cs="Arial"/>
                <w:lang w:val="es-MX"/>
              </w:rPr>
            </w:pPr>
            <w:bookmarkStart w:id="13" w:name="_Toc225414654"/>
            <w:r w:rsidRPr="216B67EE">
              <w:rPr>
                <w:rFonts w:ascii="Arial" w:eastAsia="Arial" w:hAnsi="Arial" w:cs="Arial"/>
                <w:lang w:val="es-MX"/>
              </w:rPr>
              <w:t>Beneficios</w:t>
            </w:r>
            <w:bookmarkEnd w:id="13"/>
          </w:p>
        </w:tc>
        <w:tc>
          <w:tcPr>
            <w:tcW w:w="8553" w:type="dxa"/>
            <w:tcBorders>
              <w:top w:val="single" w:sz="8" w:space="0" w:color="auto"/>
              <w:bottom w:val="single" w:sz="8" w:space="0" w:color="auto"/>
            </w:tcBorders>
          </w:tcPr>
          <w:p w14:paraId="54CDB09A" w14:textId="77777777" w:rsidR="00134417" w:rsidRPr="00900C71" w:rsidRDefault="00134417" w:rsidP="00900C71">
            <w:pPr>
              <w:spacing w:line="360" w:lineRule="auto"/>
              <w:jc w:val="both"/>
              <w:rPr>
                <w:rFonts w:ascii="Arial" w:eastAsia="Arial" w:hAnsi="Arial" w:cs="Arial"/>
                <w:color w:val="000000" w:themeColor="text1"/>
                <w:lang w:val="es-MX"/>
              </w:rPr>
            </w:pPr>
          </w:p>
          <w:p w14:paraId="20340ED4" w14:textId="1AADB1BE" w:rsidR="13E4AE0F" w:rsidRDefault="13E4AE0F" w:rsidP="01FA5049">
            <w:pPr>
              <w:spacing w:line="360" w:lineRule="auto"/>
              <w:jc w:val="both"/>
              <w:rPr>
                <w:rFonts w:ascii="Arial" w:eastAsia="Arial" w:hAnsi="Arial" w:cs="Arial"/>
                <w:lang w:val="es-MX"/>
              </w:rPr>
            </w:pPr>
            <w:r w:rsidRPr="01FA5049">
              <w:rPr>
                <w:rFonts w:ascii="Arial" w:eastAsia="Arial" w:hAnsi="Arial" w:cs="Arial"/>
                <w:lang w:val="es-MX"/>
              </w:rPr>
              <w:t>El desarrollo de esta aplicación representa una oportunidad para generar un impacto positivo en la forma en que las personas interactúan y se comunican dentro de la sociedad. Mediante el uso de tecnología, se busca mejorar la accesibilidad y facilitar la integración entre personas sordas y oyentes. A continuación, se describen algunos de los principales beneficios que aporta este proyecto:</w:t>
            </w:r>
          </w:p>
          <w:p w14:paraId="10199B41" w14:textId="77777777" w:rsidR="008269E9" w:rsidRPr="008269E9" w:rsidRDefault="13E4AE0F" w:rsidP="00AA2B8C">
            <w:pPr>
              <w:pStyle w:val="Prrafodelista"/>
              <w:numPr>
                <w:ilvl w:val="0"/>
                <w:numId w:val="8"/>
              </w:numPr>
              <w:spacing w:line="360" w:lineRule="auto"/>
              <w:rPr>
                <w:rFonts w:ascii="Arial" w:eastAsia="Arial" w:hAnsi="Arial" w:cs="Arial"/>
                <w:sz w:val="22"/>
                <w:szCs w:val="22"/>
                <w:lang w:val="es-MX"/>
              </w:rPr>
            </w:pPr>
            <w:r w:rsidRPr="01FA5049">
              <w:rPr>
                <w:rFonts w:ascii="Arial" w:eastAsia="Arial" w:hAnsi="Arial" w:cs="Arial"/>
                <w:b/>
                <w:bCs/>
                <w:sz w:val="22"/>
                <w:szCs w:val="22"/>
                <w:lang w:val="es-MX"/>
              </w:rPr>
              <w:t>Reducción de la barrera de comunicación</w:t>
            </w:r>
          </w:p>
          <w:p w14:paraId="386355D6" w14:textId="6D1D1773" w:rsidR="13E4AE0F" w:rsidRDefault="13E4AE0F" w:rsidP="008269E9">
            <w:pPr>
              <w:pStyle w:val="Prrafodelista"/>
              <w:spacing w:line="360" w:lineRule="auto"/>
              <w:rPr>
                <w:rFonts w:ascii="Arial" w:eastAsia="Arial" w:hAnsi="Arial" w:cs="Arial"/>
                <w:sz w:val="22"/>
                <w:szCs w:val="22"/>
                <w:lang w:val="es-MX"/>
              </w:rPr>
            </w:pPr>
            <w:r w:rsidRPr="01FA5049">
              <w:rPr>
                <w:rFonts w:ascii="Arial" w:eastAsia="Arial" w:hAnsi="Arial" w:cs="Arial"/>
                <w:sz w:val="22"/>
                <w:szCs w:val="22"/>
                <w:lang w:val="es-MX"/>
              </w:rPr>
              <w:t xml:space="preserve">La aplicación permitirá una interacción más fluida entre personas sordas y oyentes, al traducir las señas en tiempo real o facilitar su comprensión. Esto contribuirá a disminuir los malentendidos y a mejorar la comunicación en situaciones cotidianas, promoviendo una convivencia más inclusiva. </w:t>
            </w:r>
          </w:p>
          <w:p w14:paraId="18A01D56" w14:textId="32848247" w:rsidR="13E4AE0F" w:rsidRDefault="13E4AE0F" w:rsidP="00AA2B8C">
            <w:pPr>
              <w:pStyle w:val="Prrafodelista"/>
              <w:numPr>
                <w:ilvl w:val="0"/>
                <w:numId w:val="8"/>
              </w:numPr>
              <w:spacing w:line="360" w:lineRule="auto"/>
              <w:rPr>
                <w:rFonts w:ascii="Arial" w:eastAsia="Arial" w:hAnsi="Arial" w:cs="Arial"/>
                <w:sz w:val="22"/>
                <w:szCs w:val="22"/>
                <w:lang w:val="es-MX"/>
              </w:rPr>
            </w:pPr>
            <w:r w:rsidRPr="01FA5049">
              <w:rPr>
                <w:rFonts w:ascii="Arial" w:eastAsia="Arial" w:hAnsi="Arial" w:cs="Arial"/>
                <w:b/>
                <w:bCs/>
                <w:sz w:val="22"/>
                <w:szCs w:val="22"/>
                <w:lang w:val="es-MX"/>
              </w:rPr>
              <w:lastRenderedPageBreak/>
              <w:t>Facilitación del aprendizaje de la Lengua de Señas Mexicana (LSM)</w:t>
            </w:r>
            <w:r>
              <w:br/>
            </w:r>
            <w:r w:rsidRPr="01FA5049">
              <w:rPr>
                <w:rFonts w:ascii="Arial" w:eastAsia="Arial" w:hAnsi="Arial" w:cs="Arial"/>
                <w:sz w:val="22"/>
                <w:szCs w:val="22"/>
                <w:lang w:val="es-MX"/>
              </w:rPr>
              <w:t xml:space="preserve">La herramienta también funcionará como un apoyo educativo, permitiendo a los usuarios aprender y practicar la LSM de manera accesible e interactiva. Esto no solo beneficiará a personas oyentes interesadas en aprender, sino también a quienes buscan reforzar sus conocimientos en esta lengua. </w:t>
            </w:r>
          </w:p>
          <w:p w14:paraId="15802210" w14:textId="77777777" w:rsidR="008269E9" w:rsidRPr="008269E9" w:rsidRDefault="13E4AE0F" w:rsidP="00AA2B8C">
            <w:pPr>
              <w:pStyle w:val="Prrafodelista"/>
              <w:numPr>
                <w:ilvl w:val="0"/>
                <w:numId w:val="8"/>
              </w:numPr>
              <w:spacing w:line="360" w:lineRule="auto"/>
              <w:rPr>
                <w:rFonts w:ascii="Arial" w:eastAsia="Arial" w:hAnsi="Arial" w:cs="Arial"/>
                <w:sz w:val="22"/>
                <w:szCs w:val="22"/>
                <w:lang w:val="es-MX"/>
              </w:rPr>
            </w:pPr>
            <w:r w:rsidRPr="01FA5049">
              <w:rPr>
                <w:rFonts w:ascii="Arial" w:eastAsia="Arial" w:hAnsi="Arial" w:cs="Arial"/>
                <w:b/>
                <w:bCs/>
                <w:sz w:val="22"/>
                <w:szCs w:val="22"/>
                <w:lang w:val="es-MX"/>
              </w:rPr>
              <w:t>Impulso a la inclusión social</w:t>
            </w:r>
          </w:p>
          <w:p w14:paraId="62685C2A" w14:textId="7855FAB6" w:rsidR="13E4AE0F" w:rsidRDefault="13E4AE0F" w:rsidP="008269E9">
            <w:pPr>
              <w:pStyle w:val="Prrafodelista"/>
              <w:spacing w:line="360" w:lineRule="auto"/>
              <w:rPr>
                <w:rFonts w:ascii="Arial" w:eastAsia="Arial" w:hAnsi="Arial" w:cs="Arial"/>
                <w:sz w:val="22"/>
                <w:szCs w:val="22"/>
                <w:lang w:val="es-MX"/>
              </w:rPr>
            </w:pPr>
            <w:r w:rsidRPr="01FA5049">
              <w:rPr>
                <w:rFonts w:ascii="Arial" w:eastAsia="Arial" w:hAnsi="Arial" w:cs="Arial"/>
                <w:sz w:val="22"/>
                <w:szCs w:val="22"/>
                <w:lang w:val="es-MX"/>
              </w:rPr>
              <w:t>Al facilitar la comunicación y el aprendizaje, la aplicación contribuirá a que las personas sordas puedan participar de manera más activa en distintos entornos, como el educativo, laboral y social. De esta forma, se promueve una sociedad más equitativa, donde se reducen las barreras y se amplían las oportunidades para todos.</w:t>
            </w:r>
          </w:p>
          <w:p w14:paraId="1E2AA150" w14:textId="77777777" w:rsidR="00A06A27" w:rsidRPr="00900C71" w:rsidRDefault="00A06A27" w:rsidP="00900C71">
            <w:pPr>
              <w:spacing w:line="360" w:lineRule="auto"/>
              <w:jc w:val="both"/>
              <w:rPr>
                <w:rFonts w:ascii="Arial" w:eastAsia="Arial" w:hAnsi="Arial" w:cs="Arial"/>
                <w:color w:val="000000" w:themeColor="text1"/>
                <w:lang w:val="es-MX"/>
              </w:rPr>
            </w:pPr>
          </w:p>
        </w:tc>
      </w:tr>
      <w:tr w:rsidR="00134417" w:rsidRPr="007F6A08" w14:paraId="24245830" w14:textId="77777777" w:rsidTr="00C26A1E">
        <w:trPr>
          <w:trHeight w:val="828"/>
        </w:trPr>
        <w:tc>
          <w:tcPr>
            <w:tcW w:w="1675" w:type="dxa"/>
          </w:tcPr>
          <w:p w14:paraId="67495960" w14:textId="77777777" w:rsidR="00134417" w:rsidRPr="005872EC" w:rsidRDefault="00134417" w:rsidP="216B67EE">
            <w:pPr>
              <w:pStyle w:val="tableleft"/>
              <w:jc w:val="both"/>
              <w:rPr>
                <w:rFonts w:ascii="Arial" w:eastAsia="Arial" w:hAnsi="Arial" w:cs="Arial"/>
                <w:lang w:val="es-MX"/>
              </w:rPr>
            </w:pPr>
          </w:p>
          <w:p w14:paraId="03F6B3A9" w14:textId="77777777" w:rsidR="00134417" w:rsidRPr="005872EC" w:rsidRDefault="216B67EE" w:rsidP="216B67EE">
            <w:pPr>
              <w:pStyle w:val="Ttulo2"/>
              <w:jc w:val="both"/>
              <w:rPr>
                <w:rFonts w:ascii="Arial" w:eastAsia="Arial" w:hAnsi="Arial" w:cs="Arial"/>
                <w:lang w:val="es-MX"/>
              </w:rPr>
            </w:pPr>
            <w:bookmarkStart w:id="14" w:name="_Toc225414655"/>
            <w:r w:rsidRPr="216B67EE">
              <w:rPr>
                <w:rFonts w:ascii="Arial" w:eastAsia="Arial" w:hAnsi="Arial" w:cs="Arial"/>
                <w:lang w:val="es-MX"/>
              </w:rPr>
              <w:t>Funcionalidades</w:t>
            </w:r>
            <w:bookmarkEnd w:id="14"/>
          </w:p>
        </w:tc>
        <w:tc>
          <w:tcPr>
            <w:tcW w:w="8553" w:type="dxa"/>
            <w:tcBorders>
              <w:top w:val="single" w:sz="8" w:space="0" w:color="auto"/>
            </w:tcBorders>
          </w:tcPr>
          <w:p w14:paraId="2A571092" w14:textId="77777777" w:rsidR="00134417" w:rsidRPr="005872EC" w:rsidRDefault="00134417" w:rsidP="216B67EE">
            <w:pPr>
              <w:jc w:val="both"/>
              <w:rPr>
                <w:rFonts w:ascii="Arial" w:eastAsia="Arial" w:hAnsi="Arial" w:cs="Arial"/>
                <w:lang w:val="es-MX"/>
              </w:rPr>
            </w:pPr>
          </w:p>
          <w:p w14:paraId="0CDA86DE" w14:textId="7B19821F" w:rsidR="00406B4F" w:rsidRDefault="216B67EE" w:rsidP="00900C71">
            <w:pPr>
              <w:spacing w:line="360" w:lineRule="auto"/>
              <w:jc w:val="both"/>
              <w:rPr>
                <w:rFonts w:ascii="Arial" w:eastAsia="Arial" w:hAnsi="Arial" w:cs="Arial"/>
                <w:lang w:val="es-MX"/>
              </w:rPr>
            </w:pPr>
            <w:r w:rsidRPr="00900C71">
              <w:rPr>
                <w:rFonts w:ascii="Arial" w:eastAsia="Arial" w:hAnsi="Arial" w:cs="Arial"/>
                <w:lang w:val="es-MX"/>
              </w:rPr>
              <w:t>Las funcionalidades de la aplicación se agrupan en distintas categorías según su propósito dentro del sistema:</w:t>
            </w:r>
          </w:p>
          <w:p w14:paraId="59FE5227" w14:textId="77777777" w:rsidR="008269E9" w:rsidRDefault="008269E9" w:rsidP="008269E9">
            <w:pPr>
              <w:pStyle w:val="Ttulo3"/>
              <w:rPr>
                <w:lang w:val="es-MX"/>
              </w:rPr>
            </w:pPr>
          </w:p>
          <w:p w14:paraId="3AFA70BA" w14:textId="6E898C48" w:rsidR="403D1254" w:rsidRPr="005146A6" w:rsidRDefault="403D1254" w:rsidP="008269E9">
            <w:pPr>
              <w:pStyle w:val="Ttulo3"/>
              <w:rPr>
                <w:lang w:val="es-MX"/>
              </w:rPr>
            </w:pPr>
            <w:bookmarkStart w:id="15" w:name="_Toc225414656"/>
            <w:r w:rsidRPr="020F2CF2">
              <w:rPr>
                <w:lang w:val="es-MX"/>
              </w:rPr>
              <w:t>Gestión de acceso, perfil y configuración</w:t>
            </w:r>
            <w:bookmarkEnd w:id="15"/>
          </w:p>
          <w:p w14:paraId="0E486490" w14:textId="3C7CD3F4" w:rsidR="403D1254" w:rsidRPr="005146A6" w:rsidRDefault="403D1254" w:rsidP="020F2CF2">
            <w:pPr>
              <w:spacing w:before="240" w:after="240"/>
              <w:jc w:val="both"/>
              <w:rPr>
                <w:lang w:val="es-MX"/>
              </w:rPr>
            </w:pPr>
            <w:r w:rsidRPr="020F2CF2">
              <w:rPr>
                <w:rFonts w:ascii="Arial" w:eastAsia="Arial" w:hAnsi="Arial" w:cs="Arial"/>
                <w:b/>
                <w:bCs/>
                <w:lang w:val="es-MX"/>
              </w:rPr>
              <w:t>Funcionalidad 1. Registro de usuario.</w:t>
            </w:r>
            <w:r w:rsidRPr="020F2CF2">
              <w:rPr>
                <w:rFonts w:ascii="Arial" w:eastAsia="Arial" w:hAnsi="Arial" w:cs="Arial"/>
                <w:lang w:val="es-MX"/>
              </w:rPr>
              <w:t xml:space="preserve"> Consiste en permitir al usuario la creación de una cuenta mediante el ingreso de nombre, correo electrónico y contraseña.</w:t>
            </w:r>
          </w:p>
          <w:p w14:paraId="29569172" w14:textId="4307F6EA" w:rsidR="403D1254" w:rsidRPr="005146A6" w:rsidRDefault="403D1254" w:rsidP="020F2CF2">
            <w:pPr>
              <w:spacing w:before="240" w:after="240"/>
              <w:jc w:val="both"/>
              <w:rPr>
                <w:lang w:val="es-MX"/>
              </w:rPr>
            </w:pPr>
            <w:r w:rsidRPr="020F2CF2">
              <w:rPr>
                <w:rFonts w:ascii="Arial" w:eastAsia="Arial" w:hAnsi="Arial" w:cs="Arial"/>
                <w:b/>
                <w:bCs/>
                <w:lang w:val="es-MX"/>
              </w:rPr>
              <w:t>Funcionalidad 2. Inicio de sesión.</w:t>
            </w:r>
            <w:r w:rsidRPr="020F2CF2">
              <w:rPr>
                <w:rFonts w:ascii="Arial" w:eastAsia="Arial" w:hAnsi="Arial" w:cs="Arial"/>
                <w:lang w:val="es-MX"/>
              </w:rPr>
              <w:t xml:space="preserve"> Consiste en permitir al usuario autenticarse en el sistema mediante las credenciales previamente registradas.</w:t>
            </w:r>
          </w:p>
          <w:p w14:paraId="0400B94E" w14:textId="69F461BC" w:rsidR="403D1254" w:rsidRPr="005146A6" w:rsidRDefault="403D1254" w:rsidP="020F2CF2">
            <w:pPr>
              <w:spacing w:before="240" w:after="240"/>
              <w:jc w:val="both"/>
              <w:rPr>
                <w:lang w:val="es-MX"/>
              </w:rPr>
            </w:pPr>
            <w:r w:rsidRPr="020F2CF2">
              <w:rPr>
                <w:rFonts w:ascii="Arial" w:eastAsia="Arial" w:hAnsi="Arial" w:cs="Arial"/>
                <w:b/>
                <w:bCs/>
                <w:lang w:val="es-MX"/>
              </w:rPr>
              <w:t>Funcionalidad 3. Edición de perfil de usuario.</w:t>
            </w:r>
            <w:r w:rsidRPr="020F2CF2">
              <w:rPr>
                <w:rFonts w:ascii="Arial" w:eastAsia="Arial" w:hAnsi="Arial" w:cs="Arial"/>
                <w:lang w:val="es-MX"/>
              </w:rPr>
              <w:t xml:space="preserve"> Consiste en permitir la actualización de la información básica de la cuenta y las preferencias del usuario.</w:t>
            </w:r>
          </w:p>
          <w:p w14:paraId="5C393CAB" w14:textId="515591CA" w:rsidR="403D1254" w:rsidRPr="005146A6" w:rsidRDefault="403D1254" w:rsidP="020F2CF2">
            <w:pPr>
              <w:spacing w:before="240" w:after="240"/>
              <w:jc w:val="both"/>
              <w:rPr>
                <w:lang w:val="es-MX"/>
              </w:rPr>
            </w:pPr>
            <w:r w:rsidRPr="020F2CF2">
              <w:rPr>
                <w:rFonts w:ascii="Arial" w:eastAsia="Arial" w:hAnsi="Arial" w:cs="Arial"/>
                <w:b/>
                <w:bCs/>
                <w:lang w:val="es-MX"/>
              </w:rPr>
              <w:t>Funcionalidad 4. Selección de modo de uso inicial.</w:t>
            </w:r>
            <w:r w:rsidRPr="020F2CF2">
              <w:rPr>
                <w:rFonts w:ascii="Arial" w:eastAsia="Arial" w:hAnsi="Arial" w:cs="Arial"/>
                <w:lang w:val="es-MX"/>
              </w:rPr>
              <w:t xml:space="preserve"> Consiste en permitir la selección de un modo base de interacción, ya sea predominantemente visual o con apoyo textual.</w:t>
            </w:r>
          </w:p>
          <w:p w14:paraId="3671AFC4" w14:textId="0C20B54A" w:rsidR="403D1254" w:rsidRPr="005146A6" w:rsidRDefault="403D1254" w:rsidP="020F2CF2">
            <w:pPr>
              <w:spacing w:before="240" w:after="240"/>
              <w:jc w:val="both"/>
              <w:rPr>
                <w:lang w:val="es-MX"/>
              </w:rPr>
            </w:pPr>
            <w:r w:rsidRPr="020F2CF2">
              <w:rPr>
                <w:rFonts w:ascii="Arial" w:eastAsia="Arial" w:hAnsi="Arial" w:cs="Arial"/>
                <w:b/>
                <w:bCs/>
                <w:lang w:val="es-MX"/>
              </w:rPr>
              <w:t>Funcionalidad 5. Configuración automática de retroalimentación.</w:t>
            </w:r>
            <w:r w:rsidRPr="020F2CF2">
              <w:rPr>
                <w:rFonts w:ascii="Arial" w:eastAsia="Arial" w:hAnsi="Arial" w:cs="Arial"/>
                <w:lang w:val="es-MX"/>
              </w:rPr>
              <w:t xml:space="preserve"> Consiste en establecer automáticamente el tipo de retroalimentación según el modo de uso seleccionado (háptica en modo visual y auditiva en modo con apoyo textual).</w:t>
            </w:r>
          </w:p>
          <w:p w14:paraId="74416684" w14:textId="7A242A81" w:rsidR="403D1254" w:rsidRPr="005146A6" w:rsidRDefault="403D1254" w:rsidP="020F2CF2">
            <w:pPr>
              <w:spacing w:before="240" w:after="240"/>
              <w:jc w:val="both"/>
              <w:rPr>
                <w:lang w:val="es-MX"/>
              </w:rPr>
            </w:pPr>
            <w:r w:rsidRPr="020F2CF2">
              <w:rPr>
                <w:rFonts w:ascii="Arial" w:eastAsia="Arial" w:hAnsi="Arial" w:cs="Arial"/>
                <w:b/>
                <w:bCs/>
                <w:lang w:val="es-MX"/>
              </w:rPr>
              <w:t>Funcionalidad 6. Configuración de nivel de apoyo textual.</w:t>
            </w:r>
            <w:r w:rsidRPr="020F2CF2">
              <w:rPr>
                <w:rFonts w:ascii="Arial" w:eastAsia="Arial" w:hAnsi="Arial" w:cs="Arial"/>
                <w:lang w:val="es-MX"/>
              </w:rPr>
              <w:t xml:space="preserve"> Consiste en permitir el ajuste del nivel de texto mostrado (sin texto, texto mínimo o texto completo).</w:t>
            </w:r>
          </w:p>
          <w:p w14:paraId="210D29BA" w14:textId="6C9B2402" w:rsidR="403D1254" w:rsidRPr="005146A6" w:rsidRDefault="403D1254" w:rsidP="020F2CF2">
            <w:pPr>
              <w:spacing w:before="240" w:after="240"/>
              <w:jc w:val="both"/>
              <w:rPr>
                <w:lang w:val="es-MX"/>
              </w:rPr>
            </w:pPr>
            <w:r w:rsidRPr="020F2CF2">
              <w:rPr>
                <w:rFonts w:ascii="Arial" w:eastAsia="Arial" w:hAnsi="Arial" w:cs="Arial"/>
                <w:b/>
                <w:bCs/>
                <w:lang w:val="es-MX"/>
              </w:rPr>
              <w:t>Funcionalidad 7. Visualización adaptativa del contenido.</w:t>
            </w:r>
            <w:r w:rsidRPr="020F2CF2">
              <w:rPr>
                <w:rFonts w:ascii="Arial" w:eastAsia="Arial" w:hAnsi="Arial" w:cs="Arial"/>
                <w:lang w:val="es-MX"/>
              </w:rPr>
              <w:t xml:space="preserve"> Consiste en ajustar dinámicamente la presentación de texto, audio y elementos visuales conforme a la configuración del usuario.</w:t>
            </w:r>
          </w:p>
          <w:p w14:paraId="6DDA3A78" w14:textId="0238ACE1" w:rsidR="403D1254" w:rsidRPr="005146A6" w:rsidRDefault="403D1254" w:rsidP="020F2CF2">
            <w:pPr>
              <w:spacing w:before="240" w:after="240"/>
              <w:jc w:val="both"/>
              <w:rPr>
                <w:lang w:val="es-MX"/>
              </w:rPr>
            </w:pPr>
            <w:r w:rsidRPr="020F2CF2">
              <w:rPr>
                <w:rFonts w:ascii="Arial" w:eastAsia="Arial" w:hAnsi="Arial" w:cs="Arial"/>
                <w:b/>
                <w:bCs/>
                <w:lang w:val="es-MX"/>
              </w:rPr>
              <w:lastRenderedPageBreak/>
              <w:t>Funcionalidad 8. Modificación de preferencias de accesibilidad.</w:t>
            </w:r>
            <w:r w:rsidRPr="020F2CF2">
              <w:rPr>
                <w:rFonts w:ascii="Arial" w:eastAsia="Arial" w:hAnsi="Arial" w:cs="Arial"/>
                <w:lang w:val="es-MX"/>
              </w:rPr>
              <w:t xml:space="preserve"> Consiste en permitir la actualización de las configuraciones de accesibilidad en cualquier momento.</w:t>
            </w:r>
          </w:p>
          <w:p w14:paraId="75614F2D" w14:textId="2D71D3D0" w:rsidR="403D1254" w:rsidRPr="005146A6" w:rsidRDefault="403D1254" w:rsidP="020F2CF2">
            <w:pPr>
              <w:spacing w:before="240" w:after="240"/>
              <w:jc w:val="both"/>
              <w:rPr>
                <w:lang w:val="es-MX"/>
              </w:rPr>
            </w:pPr>
            <w:r w:rsidRPr="020F2CF2">
              <w:rPr>
                <w:rFonts w:ascii="Arial" w:eastAsia="Arial" w:hAnsi="Arial" w:cs="Arial"/>
                <w:b/>
                <w:bCs/>
                <w:lang w:val="es-MX"/>
              </w:rPr>
              <w:t>Funcionalidad 9. Ajuste de tamaño de elementos.</w:t>
            </w:r>
            <w:r w:rsidRPr="020F2CF2">
              <w:rPr>
                <w:rFonts w:ascii="Arial" w:eastAsia="Arial" w:hAnsi="Arial" w:cs="Arial"/>
                <w:lang w:val="es-MX"/>
              </w:rPr>
              <w:t xml:space="preserve"> Consiste en permitir la modificación del tamaño de los elementos visuales de la interfaz.</w:t>
            </w:r>
          </w:p>
          <w:p w14:paraId="5AAEBF57" w14:textId="2DB6B2F9" w:rsidR="403D1254" w:rsidRPr="005146A6" w:rsidRDefault="403D1254" w:rsidP="020F2CF2">
            <w:pPr>
              <w:spacing w:before="240" w:after="240"/>
              <w:jc w:val="both"/>
              <w:rPr>
                <w:lang w:val="es-MX"/>
              </w:rPr>
            </w:pPr>
            <w:r w:rsidRPr="020F2CF2">
              <w:rPr>
                <w:rFonts w:ascii="Arial" w:eastAsia="Arial" w:hAnsi="Arial" w:cs="Arial"/>
                <w:b/>
                <w:bCs/>
                <w:lang w:val="es-MX"/>
              </w:rPr>
              <w:t>Funcionalidad 10. Ajuste de contraste visual.</w:t>
            </w:r>
            <w:r w:rsidRPr="020F2CF2">
              <w:rPr>
                <w:rFonts w:ascii="Arial" w:eastAsia="Arial" w:hAnsi="Arial" w:cs="Arial"/>
                <w:lang w:val="es-MX"/>
              </w:rPr>
              <w:t xml:space="preserve"> Consiste en permitir la modificación del contraste de la interfaz para mejorar la legibilidad.</w:t>
            </w:r>
          </w:p>
          <w:p w14:paraId="640C8407" w14:textId="274ED872" w:rsidR="403D1254" w:rsidRPr="005146A6" w:rsidRDefault="403D1254" w:rsidP="020F2CF2">
            <w:pPr>
              <w:spacing w:before="240" w:after="240"/>
              <w:jc w:val="both"/>
              <w:rPr>
                <w:lang w:val="es-MX"/>
              </w:rPr>
            </w:pPr>
            <w:r w:rsidRPr="020F2CF2">
              <w:rPr>
                <w:rFonts w:ascii="Arial" w:eastAsia="Arial" w:hAnsi="Arial" w:cs="Arial"/>
                <w:b/>
                <w:bCs/>
                <w:lang w:val="es-MX"/>
              </w:rPr>
              <w:t>Funcionalidad 11. Ajuste de velocidad de reproducción.</w:t>
            </w:r>
            <w:r w:rsidRPr="020F2CF2">
              <w:rPr>
                <w:rFonts w:ascii="Arial" w:eastAsia="Arial" w:hAnsi="Arial" w:cs="Arial"/>
                <w:lang w:val="es-MX"/>
              </w:rPr>
              <w:t xml:space="preserve"> Consiste en permitir la modificación de la velocidad de reproducción del contenido audiovisual.</w:t>
            </w:r>
          </w:p>
          <w:p w14:paraId="4AC87691" w14:textId="69DDD3E0" w:rsidR="403D1254" w:rsidRPr="005146A6" w:rsidRDefault="403D1254" w:rsidP="020F2CF2">
            <w:pPr>
              <w:spacing w:before="240" w:after="240"/>
              <w:jc w:val="both"/>
              <w:rPr>
                <w:lang w:val="es-MX"/>
              </w:rPr>
            </w:pPr>
            <w:r w:rsidRPr="020F2CF2">
              <w:rPr>
                <w:rFonts w:ascii="Arial" w:eastAsia="Arial" w:hAnsi="Arial" w:cs="Arial"/>
                <w:b/>
                <w:bCs/>
                <w:lang w:val="es-MX"/>
              </w:rPr>
              <w:t>Funcionalidad 12. Activación manual de retroalimentación háptica.</w:t>
            </w:r>
            <w:r w:rsidRPr="020F2CF2">
              <w:rPr>
                <w:rFonts w:ascii="Arial" w:eastAsia="Arial" w:hAnsi="Arial" w:cs="Arial"/>
                <w:lang w:val="es-MX"/>
              </w:rPr>
              <w:t xml:space="preserve"> Consiste en permitir la habilitación o </w:t>
            </w:r>
            <w:proofErr w:type="spellStart"/>
            <w:r w:rsidRPr="020F2CF2">
              <w:rPr>
                <w:rFonts w:ascii="Arial" w:eastAsia="Arial" w:hAnsi="Arial" w:cs="Arial"/>
                <w:lang w:val="es-MX"/>
              </w:rPr>
              <w:t>deshabilitación</w:t>
            </w:r>
            <w:proofErr w:type="spellEnd"/>
            <w:r w:rsidRPr="020F2CF2">
              <w:rPr>
                <w:rFonts w:ascii="Arial" w:eastAsia="Arial" w:hAnsi="Arial" w:cs="Arial"/>
                <w:lang w:val="es-MX"/>
              </w:rPr>
              <w:t xml:space="preserve"> de la vibración del dispositivo.</w:t>
            </w:r>
          </w:p>
          <w:p w14:paraId="030F0D1E" w14:textId="4746EB8B" w:rsidR="020F2CF2" w:rsidRPr="005146A6" w:rsidRDefault="403D1254" w:rsidP="008269E9">
            <w:pPr>
              <w:spacing w:before="240" w:after="240"/>
              <w:jc w:val="both"/>
              <w:rPr>
                <w:lang w:val="es-MX"/>
              </w:rPr>
            </w:pPr>
            <w:r w:rsidRPr="020F2CF2">
              <w:rPr>
                <w:rFonts w:ascii="Arial" w:eastAsia="Arial" w:hAnsi="Arial" w:cs="Arial"/>
                <w:b/>
                <w:bCs/>
                <w:lang w:val="es-MX"/>
              </w:rPr>
              <w:t>Funcionalidad 13. Activación manual de retroalimentación auditiva.</w:t>
            </w:r>
            <w:r w:rsidRPr="020F2CF2">
              <w:rPr>
                <w:rFonts w:ascii="Arial" w:eastAsia="Arial" w:hAnsi="Arial" w:cs="Arial"/>
                <w:lang w:val="es-MX"/>
              </w:rPr>
              <w:t xml:space="preserve"> Consiste en permitir la habilitación o </w:t>
            </w:r>
            <w:proofErr w:type="spellStart"/>
            <w:r w:rsidRPr="020F2CF2">
              <w:rPr>
                <w:rFonts w:ascii="Arial" w:eastAsia="Arial" w:hAnsi="Arial" w:cs="Arial"/>
                <w:lang w:val="es-MX"/>
              </w:rPr>
              <w:t>deshabilitación</w:t>
            </w:r>
            <w:proofErr w:type="spellEnd"/>
            <w:r w:rsidRPr="020F2CF2">
              <w:rPr>
                <w:rFonts w:ascii="Arial" w:eastAsia="Arial" w:hAnsi="Arial" w:cs="Arial"/>
                <w:lang w:val="es-MX"/>
              </w:rPr>
              <w:t xml:space="preserve"> del audio en la aplicación.</w:t>
            </w:r>
          </w:p>
          <w:p w14:paraId="5B7B34AF" w14:textId="77777777" w:rsidR="008269E9" w:rsidRDefault="008269E9" w:rsidP="008269E9">
            <w:pPr>
              <w:pStyle w:val="Ttulo3"/>
              <w:rPr>
                <w:lang w:val="es-MX"/>
              </w:rPr>
            </w:pPr>
          </w:p>
          <w:p w14:paraId="0AC9064A" w14:textId="7AEF3B2F" w:rsidR="403D1254" w:rsidRPr="005146A6" w:rsidRDefault="403D1254" w:rsidP="008269E9">
            <w:pPr>
              <w:pStyle w:val="Ttulo3"/>
              <w:rPr>
                <w:lang w:val="es-MX"/>
              </w:rPr>
            </w:pPr>
            <w:bookmarkStart w:id="16" w:name="_Toc225414657"/>
            <w:r w:rsidRPr="020F2CF2">
              <w:rPr>
                <w:lang w:val="es-MX"/>
              </w:rPr>
              <w:t>Navegación y estructura de aprendizaje</w:t>
            </w:r>
            <w:bookmarkEnd w:id="16"/>
          </w:p>
          <w:p w14:paraId="30AEA931" w14:textId="25C1D579" w:rsidR="403D1254" w:rsidRPr="005146A6" w:rsidRDefault="403D1254" w:rsidP="020F2CF2">
            <w:pPr>
              <w:spacing w:before="240" w:after="240"/>
              <w:jc w:val="both"/>
              <w:rPr>
                <w:lang w:val="es-MX"/>
              </w:rPr>
            </w:pPr>
            <w:r w:rsidRPr="020F2CF2">
              <w:rPr>
                <w:rFonts w:ascii="Arial" w:eastAsia="Arial" w:hAnsi="Arial" w:cs="Arial"/>
                <w:b/>
                <w:bCs/>
                <w:lang w:val="es-MX"/>
              </w:rPr>
              <w:t>Funcionalidad 14. Visualización de categorías de aprendizaje.</w:t>
            </w:r>
            <w:r w:rsidRPr="020F2CF2">
              <w:rPr>
                <w:rFonts w:ascii="Arial" w:eastAsia="Arial" w:hAnsi="Arial" w:cs="Arial"/>
                <w:lang w:val="es-MX"/>
              </w:rPr>
              <w:t xml:space="preserve"> Consiste en presentar las categorías temáticas disponibles para el aprendizaje.</w:t>
            </w:r>
          </w:p>
          <w:p w14:paraId="73210204" w14:textId="6DB48B92" w:rsidR="403D1254" w:rsidRPr="005146A6" w:rsidRDefault="403D1254" w:rsidP="020F2CF2">
            <w:pPr>
              <w:spacing w:before="240" w:after="240"/>
              <w:jc w:val="both"/>
              <w:rPr>
                <w:lang w:val="es-MX"/>
              </w:rPr>
            </w:pPr>
            <w:r w:rsidRPr="020F2CF2">
              <w:rPr>
                <w:rFonts w:ascii="Arial" w:eastAsia="Arial" w:hAnsi="Arial" w:cs="Arial"/>
                <w:b/>
                <w:bCs/>
                <w:lang w:val="es-MX"/>
              </w:rPr>
              <w:t>Funcionalidad 15. Acceso a lecciones.</w:t>
            </w:r>
            <w:r w:rsidRPr="020F2CF2">
              <w:rPr>
                <w:rFonts w:ascii="Arial" w:eastAsia="Arial" w:hAnsi="Arial" w:cs="Arial"/>
                <w:lang w:val="es-MX"/>
              </w:rPr>
              <w:t xml:space="preserve"> Consiste en permitir al usuario ingresar a una lección específica dentro de una categoría.</w:t>
            </w:r>
          </w:p>
          <w:p w14:paraId="61C399A8" w14:textId="71A49BDF" w:rsidR="020F2CF2" w:rsidRPr="005146A6" w:rsidRDefault="403D1254" w:rsidP="008269E9">
            <w:pPr>
              <w:spacing w:before="240" w:after="240"/>
              <w:jc w:val="both"/>
              <w:rPr>
                <w:lang w:val="es-MX"/>
              </w:rPr>
            </w:pPr>
            <w:r w:rsidRPr="020F2CF2">
              <w:rPr>
                <w:rFonts w:ascii="Arial" w:eastAsia="Arial" w:hAnsi="Arial" w:cs="Arial"/>
                <w:b/>
                <w:bCs/>
                <w:lang w:val="es-MX"/>
              </w:rPr>
              <w:t>Funcionalidad 16. Bloqueo y desbloqueo de lecciones.</w:t>
            </w:r>
            <w:r w:rsidRPr="020F2CF2">
              <w:rPr>
                <w:rFonts w:ascii="Arial" w:eastAsia="Arial" w:hAnsi="Arial" w:cs="Arial"/>
                <w:lang w:val="es-MX"/>
              </w:rPr>
              <w:t xml:space="preserve"> Consiste en restringir o habilitar el acceso a lecciones en función del progreso del usuario.</w:t>
            </w:r>
          </w:p>
          <w:p w14:paraId="55D315CE" w14:textId="77777777" w:rsidR="008269E9" w:rsidRDefault="008269E9" w:rsidP="008269E9">
            <w:pPr>
              <w:pStyle w:val="Ttulo3"/>
              <w:rPr>
                <w:lang w:val="es-MX"/>
              </w:rPr>
            </w:pPr>
          </w:p>
          <w:p w14:paraId="5E684DD0" w14:textId="7FCCDD30" w:rsidR="403D1254" w:rsidRPr="005146A6" w:rsidRDefault="403D1254" w:rsidP="008269E9">
            <w:pPr>
              <w:pStyle w:val="Ttulo3"/>
              <w:rPr>
                <w:lang w:val="es-MX"/>
              </w:rPr>
            </w:pPr>
            <w:bookmarkStart w:id="17" w:name="_Toc225414658"/>
            <w:r w:rsidRPr="020F2CF2">
              <w:rPr>
                <w:lang w:val="es-MX"/>
              </w:rPr>
              <w:t>Ejecución de lecciones</w:t>
            </w:r>
            <w:bookmarkEnd w:id="17"/>
          </w:p>
          <w:p w14:paraId="294F3305" w14:textId="0D8D8FE5" w:rsidR="403D1254" w:rsidRPr="005146A6" w:rsidRDefault="403D1254" w:rsidP="020F2CF2">
            <w:pPr>
              <w:spacing w:before="240" w:after="240"/>
              <w:jc w:val="both"/>
              <w:rPr>
                <w:lang w:val="es-MX"/>
              </w:rPr>
            </w:pPr>
            <w:r w:rsidRPr="020F2CF2">
              <w:rPr>
                <w:rFonts w:ascii="Arial" w:eastAsia="Arial" w:hAnsi="Arial" w:cs="Arial"/>
                <w:b/>
                <w:bCs/>
                <w:lang w:val="es-MX"/>
              </w:rPr>
              <w:t>Funcionalidad 17. Presentación visual de seña.</w:t>
            </w:r>
            <w:r w:rsidRPr="020F2CF2">
              <w:rPr>
                <w:rFonts w:ascii="Arial" w:eastAsia="Arial" w:hAnsi="Arial" w:cs="Arial"/>
                <w:lang w:val="es-MX"/>
              </w:rPr>
              <w:t xml:space="preserve"> Consiste en mostrar una seña mediante video o animación como elemento principal de aprendizaje.</w:t>
            </w:r>
          </w:p>
          <w:p w14:paraId="61586DD0" w14:textId="293ECE85" w:rsidR="403D1254" w:rsidRPr="005146A6" w:rsidRDefault="403D1254" w:rsidP="020F2CF2">
            <w:pPr>
              <w:spacing w:before="240" w:after="240"/>
              <w:jc w:val="both"/>
              <w:rPr>
                <w:lang w:val="es-MX"/>
              </w:rPr>
            </w:pPr>
            <w:r w:rsidRPr="020F2CF2">
              <w:rPr>
                <w:rFonts w:ascii="Arial" w:eastAsia="Arial" w:hAnsi="Arial" w:cs="Arial"/>
                <w:b/>
                <w:bCs/>
                <w:lang w:val="es-MX"/>
              </w:rPr>
              <w:t>Funcionalidad 18. Reproducción y repetición de contenido.</w:t>
            </w:r>
            <w:r w:rsidRPr="020F2CF2">
              <w:rPr>
                <w:rFonts w:ascii="Arial" w:eastAsia="Arial" w:hAnsi="Arial" w:cs="Arial"/>
                <w:lang w:val="es-MX"/>
              </w:rPr>
              <w:t xml:space="preserve"> Consiste en permitir la reproducción y repetición del contenido visual presentado.</w:t>
            </w:r>
          </w:p>
          <w:p w14:paraId="131F6D71" w14:textId="28ED8E0F" w:rsidR="403D1254" w:rsidRPr="005146A6" w:rsidRDefault="403D1254" w:rsidP="020F2CF2">
            <w:pPr>
              <w:spacing w:before="240" w:after="240"/>
              <w:jc w:val="both"/>
              <w:rPr>
                <w:lang w:val="es-MX"/>
              </w:rPr>
            </w:pPr>
            <w:r w:rsidRPr="020F2CF2">
              <w:rPr>
                <w:rFonts w:ascii="Arial" w:eastAsia="Arial" w:hAnsi="Arial" w:cs="Arial"/>
                <w:b/>
                <w:bCs/>
                <w:lang w:val="es-MX"/>
              </w:rPr>
              <w:t>Funcionalidad 19. Presentación de apoyo textual.</w:t>
            </w:r>
            <w:r w:rsidRPr="020F2CF2">
              <w:rPr>
                <w:rFonts w:ascii="Arial" w:eastAsia="Arial" w:hAnsi="Arial" w:cs="Arial"/>
                <w:lang w:val="es-MX"/>
              </w:rPr>
              <w:t xml:space="preserve"> Consiste en mostrar palabras o descripciones de acuerdo con el nivel de apoyo textual configurado.</w:t>
            </w:r>
          </w:p>
          <w:p w14:paraId="7728174B" w14:textId="366CFC1F" w:rsidR="403D1254" w:rsidRPr="005146A6" w:rsidRDefault="403D1254" w:rsidP="020F2CF2">
            <w:pPr>
              <w:spacing w:before="240" w:after="240"/>
              <w:jc w:val="both"/>
              <w:rPr>
                <w:lang w:val="es-MX"/>
              </w:rPr>
            </w:pPr>
            <w:r w:rsidRPr="020F2CF2">
              <w:rPr>
                <w:rFonts w:ascii="Arial" w:eastAsia="Arial" w:hAnsi="Arial" w:cs="Arial"/>
                <w:b/>
                <w:bCs/>
                <w:lang w:val="es-MX"/>
              </w:rPr>
              <w:t>Funcionalidad 20. Reproducción de apoyo auditivo.</w:t>
            </w:r>
            <w:r w:rsidRPr="020F2CF2">
              <w:rPr>
                <w:rFonts w:ascii="Arial" w:eastAsia="Arial" w:hAnsi="Arial" w:cs="Arial"/>
                <w:lang w:val="es-MX"/>
              </w:rPr>
              <w:t xml:space="preserve"> Consiste en reproducir audio asociado a la seña cuando esta opción se encuentre habilitada.</w:t>
            </w:r>
          </w:p>
          <w:p w14:paraId="54300B4C" w14:textId="7F7130E3" w:rsidR="403D1254" w:rsidRPr="005146A6" w:rsidRDefault="403D1254" w:rsidP="020F2CF2">
            <w:pPr>
              <w:spacing w:before="240" w:after="240"/>
              <w:jc w:val="both"/>
              <w:rPr>
                <w:lang w:val="es-MX"/>
              </w:rPr>
            </w:pPr>
            <w:r w:rsidRPr="020F2CF2">
              <w:rPr>
                <w:rFonts w:ascii="Arial" w:eastAsia="Arial" w:hAnsi="Arial" w:cs="Arial"/>
                <w:b/>
                <w:bCs/>
                <w:lang w:val="es-MX"/>
              </w:rPr>
              <w:t>Funcionalidad 21. Ejercicio de reconocimiento.</w:t>
            </w:r>
            <w:r w:rsidRPr="020F2CF2">
              <w:rPr>
                <w:rFonts w:ascii="Arial" w:eastAsia="Arial" w:hAnsi="Arial" w:cs="Arial"/>
                <w:lang w:val="es-MX"/>
              </w:rPr>
              <w:t xml:space="preserve"> Consiste en presentar una actividad en la que el usuario debe identificar el significado de una seña entre varias opciones.</w:t>
            </w:r>
          </w:p>
          <w:p w14:paraId="028212CE" w14:textId="762D3ED9" w:rsidR="403D1254" w:rsidRPr="005146A6" w:rsidRDefault="403D1254" w:rsidP="020F2CF2">
            <w:pPr>
              <w:spacing w:before="240" w:after="240"/>
              <w:jc w:val="both"/>
              <w:rPr>
                <w:lang w:val="es-MX"/>
              </w:rPr>
            </w:pPr>
            <w:r w:rsidRPr="020F2CF2">
              <w:rPr>
                <w:rFonts w:ascii="Arial" w:eastAsia="Arial" w:hAnsi="Arial" w:cs="Arial"/>
                <w:b/>
                <w:bCs/>
                <w:lang w:val="es-MX"/>
              </w:rPr>
              <w:t>Funcionalidad 22. Selección de respuesta.</w:t>
            </w:r>
            <w:r w:rsidRPr="020F2CF2">
              <w:rPr>
                <w:rFonts w:ascii="Arial" w:eastAsia="Arial" w:hAnsi="Arial" w:cs="Arial"/>
                <w:lang w:val="es-MX"/>
              </w:rPr>
              <w:t xml:space="preserve"> Consiste en permitir al usuario elegir una opción como respuesta dentro del ejercicio.</w:t>
            </w:r>
          </w:p>
          <w:p w14:paraId="11381E0B" w14:textId="54AFF55C" w:rsidR="403D1254" w:rsidRPr="005146A6" w:rsidRDefault="403D1254" w:rsidP="020F2CF2">
            <w:pPr>
              <w:spacing w:before="240" w:after="240"/>
              <w:jc w:val="both"/>
              <w:rPr>
                <w:lang w:val="es-MX"/>
              </w:rPr>
            </w:pPr>
            <w:r w:rsidRPr="020F2CF2">
              <w:rPr>
                <w:rFonts w:ascii="Arial" w:eastAsia="Arial" w:hAnsi="Arial" w:cs="Arial"/>
                <w:b/>
                <w:bCs/>
                <w:lang w:val="es-MX"/>
              </w:rPr>
              <w:lastRenderedPageBreak/>
              <w:t>Funcionalidad 23. Validación de respuesta.</w:t>
            </w:r>
            <w:r w:rsidRPr="020F2CF2">
              <w:rPr>
                <w:rFonts w:ascii="Arial" w:eastAsia="Arial" w:hAnsi="Arial" w:cs="Arial"/>
                <w:lang w:val="es-MX"/>
              </w:rPr>
              <w:t xml:space="preserve"> Consiste en determinar si la respuesta seleccionada por el usuario es correcta o incorrecta.</w:t>
            </w:r>
          </w:p>
          <w:p w14:paraId="1EE3C733" w14:textId="0F4E5D62" w:rsidR="403D1254" w:rsidRPr="005146A6" w:rsidRDefault="403D1254" w:rsidP="020F2CF2">
            <w:pPr>
              <w:spacing w:before="240" w:after="240"/>
              <w:jc w:val="both"/>
              <w:rPr>
                <w:lang w:val="es-MX"/>
              </w:rPr>
            </w:pPr>
            <w:r w:rsidRPr="020F2CF2">
              <w:rPr>
                <w:rFonts w:ascii="Arial" w:eastAsia="Arial" w:hAnsi="Arial" w:cs="Arial"/>
                <w:b/>
                <w:bCs/>
                <w:lang w:val="es-MX"/>
              </w:rPr>
              <w:t>Funcionalidad 24. Retroalimentación multimodal.</w:t>
            </w:r>
            <w:r w:rsidRPr="020F2CF2">
              <w:rPr>
                <w:rFonts w:ascii="Arial" w:eastAsia="Arial" w:hAnsi="Arial" w:cs="Arial"/>
                <w:lang w:val="es-MX"/>
              </w:rPr>
              <w:t xml:space="preserve"> Consiste en proporcionar retroalimentación mediante estímulos visuales, hápticos o auditivos según la configuración.</w:t>
            </w:r>
          </w:p>
          <w:p w14:paraId="442F0A58" w14:textId="167FE488" w:rsidR="403D1254" w:rsidRPr="005146A6" w:rsidRDefault="403D1254" w:rsidP="020F2CF2">
            <w:pPr>
              <w:spacing w:before="240" w:after="240"/>
              <w:jc w:val="both"/>
              <w:rPr>
                <w:lang w:val="es-MX"/>
              </w:rPr>
            </w:pPr>
            <w:r w:rsidRPr="020F2CF2">
              <w:rPr>
                <w:rFonts w:ascii="Arial" w:eastAsia="Arial" w:hAnsi="Arial" w:cs="Arial"/>
                <w:b/>
                <w:bCs/>
                <w:lang w:val="es-MX"/>
              </w:rPr>
              <w:t>Funcionalidad 25. Activación de cámara durante la lección.</w:t>
            </w:r>
            <w:r w:rsidRPr="020F2CF2">
              <w:rPr>
                <w:rFonts w:ascii="Arial" w:eastAsia="Arial" w:hAnsi="Arial" w:cs="Arial"/>
                <w:lang w:val="es-MX"/>
              </w:rPr>
              <w:t xml:space="preserve"> Consiste en habilitar el uso de la cámara del dispositivo para la práctica de señas dentro de la lección.</w:t>
            </w:r>
          </w:p>
          <w:p w14:paraId="6DC2EDC0" w14:textId="288DF345" w:rsidR="403D1254" w:rsidRPr="005146A6" w:rsidRDefault="403D1254" w:rsidP="020F2CF2">
            <w:pPr>
              <w:spacing w:before="240" w:after="240"/>
              <w:jc w:val="both"/>
              <w:rPr>
                <w:lang w:val="es-MX"/>
              </w:rPr>
            </w:pPr>
            <w:r w:rsidRPr="020F2CF2">
              <w:rPr>
                <w:rFonts w:ascii="Arial" w:eastAsia="Arial" w:hAnsi="Arial" w:cs="Arial"/>
                <w:b/>
                <w:bCs/>
                <w:lang w:val="es-MX"/>
              </w:rPr>
              <w:t>Funcionalidad 26. Visualización de referencia durante práctica.</w:t>
            </w:r>
            <w:r w:rsidRPr="020F2CF2">
              <w:rPr>
                <w:rFonts w:ascii="Arial" w:eastAsia="Arial" w:hAnsi="Arial" w:cs="Arial"/>
                <w:lang w:val="es-MX"/>
              </w:rPr>
              <w:t xml:space="preserve"> Consiste en mostrar una seña guía como referencia durante la ejecución de la práctica.</w:t>
            </w:r>
          </w:p>
          <w:p w14:paraId="6DBC2C18" w14:textId="0BC0920F" w:rsidR="403D1254" w:rsidRPr="005146A6" w:rsidRDefault="403D1254" w:rsidP="020F2CF2">
            <w:pPr>
              <w:spacing w:before="240" w:after="240"/>
              <w:jc w:val="both"/>
              <w:rPr>
                <w:lang w:val="es-MX"/>
              </w:rPr>
            </w:pPr>
            <w:r w:rsidRPr="020F2CF2">
              <w:rPr>
                <w:rFonts w:ascii="Arial" w:eastAsia="Arial" w:hAnsi="Arial" w:cs="Arial"/>
                <w:b/>
                <w:bCs/>
                <w:lang w:val="es-MX"/>
              </w:rPr>
              <w:t>Funcionalidad 27. Superposición de guía visual.</w:t>
            </w:r>
            <w:r w:rsidRPr="020F2CF2">
              <w:rPr>
                <w:rFonts w:ascii="Arial" w:eastAsia="Arial" w:hAnsi="Arial" w:cs="Arial"/>
                <w:lang w:val="es-MX"/>
              </w:rPr>
              <w:t xml:space="preserve"> Consiste en superponer una silueta o guía visual sobre la imagen capturada por la cámara.</w:t>
            </w:r>
          </w:p>
          <w:p w14:paraId="0AA12D6F" w14:textId="06F7A4C8" w:rsidR="403D1254" w:rsidRPr="005146A6" w:rsidRDefault="403D1254" w:rsidP="020F2CF2">
            <w:pPr>
              <w:spacing w:before="240" w:after="240"/>
              <w:jc w:val="both"/>
              <w:rPr>
                <w:lang w:val="es-MX"/>
              </w:rPr>
            </w:pPr>
            <w:r w:rsidRPr="020F2CF2">
              <w:rPr>
                <w:rFonts w:ascii="Arial" w:eastAsia="Arial" w:hAnsi="Arial" w:cs="Arial"/>
                <w:b/>
                <w:bCs/>
                <w:lang w:val="es-MX"/>
              </w:rPr>
              <w:t>Funcionalidad 28. Evaluación visual de ejecución.</w:t>
            </w:r>
            <w:r w:rsidRPr="020F2CF2">
              <w:rPr>
                <w:rFonts w:ascii="Arial" w:eastAsia="Arial" w:hAnsi="Arial" w:cs="Arial"/>
                <w:lang w:val="es-MX"/>
              </w:rPr>
              <w:t xml:space="preserve"> Consiste en indicar el desempeño del usuario mediante señales visuales basadas en su ejecución.</w:t>
            </w:r>
          </w:p>
          <w:p w14:paraId="4C624D21" w14:textId="4C22089E" w:rsidR="403D1254" w:rsidRPr="005146A6" w:rsidRDefault="403D1254" w:rsidP="020F2CF2">
            <w:pPr>
              <w:spacing w:before="240" w:after="240"/>
              <w:jc w:val="both"/>
              <w:rPr>
                <w:lang w:val="es-MX"/>
              </w:rPr>
            </w:pPr>
            <w:r w:rsidRPr="020F2CF2">
              <w:rPr>
                <w:rFonts w:ascii="Arial" w:eastAsia="Arial" w:hAnsi="Arial" w:cs="Arial"/>
                <w:b/>
                <w:bCs/>
                <w:lang w:val="es-MX"/>
              </w:rPr>
              <w:t>Funcionalidad 29. Confirmación de práctica realizada.</w:t>
            </w:r>
            <w:r w:rsidRPr="020F2CF2">
              <w:rPr>
                <w:rFonts w:ascii="Arial" w:eastAsia="Arial" w:hAnsi="Arial" w:cs="Arial"/>
                <w:lang w:val="es-MX"/>
              </w:rPr>
              <w:t xml:space="preserve"> Consiste en permitir registrar la práctica como completada por el usuario.</w:t>
            </w:r>
          </w:p>
          <w:p w14:paraId="6A54ADEE" w14:textId="58DDEFA8" w:rsidR="020F2CF2" w:rsidRPr="005146A6" w:rsidRDefault="020F2CF2" w:rsidP="020F2CF2">
            <w:pPr>
              <w:jc w:val="both"/>
              <w:rPr>
                <w:lang w:val="es-MX"/>
              </w:rPr>
            </w:pPr>
          </w:p>
          <w:p w14:paraId="57DE7F17" w14:textId="6DC612BE" w:rsidR="403D1254" w:rsidRPr="005146A6" w:rsidRDefault="403D1254" w:rsidP="008269E9">
            <w:pPr>
              <w:pStyle w:val="Ttulo3"/>
              <w:rPr>
                <w:lang w:val="es-MX"/>
              </w:rPr>
            </w:pPr>
            <w:bookmarkStart w:id="18" w:name="_Toc225414659"/>
            <w:r w:rsidRPr="020F2CF2">
              <w:rPr>
                <w:lang w:val="es-MX"/>
              </w:rPr>
              <w:t>Gestión de progreso y recompensas</w:t>
            </w:r>
            <w:bookmarkEnd w:id="18"/>
          </w:p>
          <w:p w14:paraId="4A384589" w14:textId="64BDC99F" w:rsidR="403D1254" w:rsidRPr="005146A6" w:rsidRDefault="403D1254" w:rsidP="020F2CF2">
            <w:pPr>
              <w:spacing w:before="240" w:after="240"/>
              <w:jc w:val="both"/>
              <w:rPr>
                <w:lang w:val="es-MX"/>
              </w:rPr>
            </w:pPr>
            <w:r w:rsidRPr="020F2CF2">
              <w:rPr>
                <w:rFonts w:ascii="Arial" w:eastAsia="Arial" w:hAnsi="Arial" w:cs="Arial"/>
                <w:b/>
                <w:bCs/>
                <w:lang w:val="es-MX"/>
              </w:rPr>
              <w:t>Funcionalidad 30. Registro de avance del usuario.</w:t>
            </w:r>
            <w:r w:rsidRPr="020F2CF2">
              <w:rPr>
                <w:rFonts w:ascii="Arial" w:eastAsia="Arial" w:hAnsi="Arial" w:cs="Arial"/>
                <w:lang w:val="es-MX"/>
              </w:rPr>
              <w:t xml:space="preserve"> Consiste en almacenar el estado de las lecciones completadas por el usuario.</w:t>
            </w:r>
          </w:p>
          <w:p w14:paraId="44D4BD85" w14:textId="6766F821" w:rsidR="403D1254" w:rsidRPr="005146A6" w:rsidRDefault="403D1254" w:rsidP="020F2CF2">
            <w:pPr>
              <w:spacing w:before="240" w:after="240"/>
              <w:jc w:val="both"/>
              <w:rPr>
                <w:lang w:val="es-MX"/>
              </w:rPr>
            </w:pPr>
            <w:r w:rsidRPr="020F2CF2">
              <w:rPr>
                <w:rFonts w:ascii="Arial" w:eastAsia="Arial" w:hAnsi="Arial" w:cs="Arial"/>
                <w:b/>
                <w:bCs/>
                <w:lang w:val="es-MX"/>
              </w:rPr>
              <w:t>Funcionalidad 31. Visualización de progreso.</w:t>
            </w:r>
            <w:r w:rsidRPr="020F2CF2">
              <w:rPr>
                <w:rFonts w:ascii="Arial" w:eastAsia="Arial" w:hAnsi="Arial" w:cs="Arial"/>
                <w:lang w:val="es-MX"/>
              </w:rPr>
              <w:t xml:space="preserve"> Consiste en mostrar el avance del usuario dentro de las distintas categorías de aprendizaje.</w:t>
            </w:r>
          </w:p>
          <w:p w14:paraId="7E32D3C7" w14:textId="6291FDC0" w:rsidR="403D1254" w:rsidRPr="005146A6" w:rsidRDefault="403D1254" w:rsidP="020F2CF2">
            <w:pPr>
              <w:spacing w:before="240" w:after="240"/>
              <w:jc w:val="both"/>
              <w:rPr>
                <w:lang w:val="es-MX"/>
              </w:rPr>
            </w:pPr>
            <w:r w:rsidRPr="020F2CF2">
              <w:rPr>
                <w:rFonts w:ascii="Arial" w:eastAsia="Arial" w:hAnsi="Arial" w:cs="Arial"/>
                <w:b/>
                <w:bCs/>
                <w:lang w:val="es-MX"/>
              </w:rPr>
              <w:t>Funcionalidad 32. Desbloqueo de contenido por progreso.</w:t>
            </w:r>
            <w:r w:rsidRPr="020F2CF2">
              <w:rPr>
                <w:rFonts w:ascii="Arial" w:eastAsia="Arial" w:hAnsi="Arial" w:cs="Arial"/>
                <w:lang w:val="es-MX"/>
              </w:rPr>
              <w:t xml:space="preserve"> Consiste en habilitar nuevas lecciones en función del avance registrado.</w:t>
            </w:r>
          </w:p>
          <w:p w14:paraId="3FC8F749" w14:textId="23C3E12F" w:rsidR="403D1254" w:rsidRPr="005146A6" w:rsidRDefault="403D1254" w:rsidP="020F2CF2">
            <w:pPr>
              <w:spacing w:before="240" w:after="240"/>
              <w:jc w:val="both"/>
              <w:rPr>
                <w:lang w:val="es-MX"/>
              </w:rPr>
            </w:pPr>
            <w:r w:rsidRPr="020F2CF2">
              <w:rPr>
                <w:rFonts w:ascii="Arial" w:eastAsia="Arial" w:hAnsi="Arial" w:cs="Arial"/>
                <w:b/>
                <w:bCs/>
                <w:lang w:val="es-MX"/>
              </w:rPr>
              <w:t>Funcionalidad 33. Desbloqueo de elementos de personalización.</w:t>
            </w:r>
            <w:r w:rsidRPr="020F2CF2">
              <w:rPr>
                <w:rFonts w:ascii="Arial" w:eastAsia="Arial" w:hAnsi="Arial" w:cs="Arial"/>
                <w:lang w:val="es-MX"/>
              </w:rPr>
              <w:t xml:space="preserve"> Consiste en otorgar elementos visuales de personalización al completar lecciones.</w:t>
            </w:r>
          </w:p>
          <w:p w14:paraId="31D7591A" w14:textId="129BC9DE" w:rsidR="403D1254" w:rsidRPr="005146A6" w:rsidRDefault="403D1254" w:rsidP="020F2CF2">
            <w:pPr>
              <w:spacing w:before="240" w:after="240"/>
              <w:jc w:val="both"/>
              <w:rPr>
                <w:lang w:val="es-MX"/>
              </w:rPr>
            </w:pPr>
            <w:r w:rsidRPr="020F2CF2">
              <w:rPr>
                <w:rFonts w:ascii="Arial" w:eastAsia="Arial" w:hAnsi="Arial" w:cs="Arial"/>
                <w:b/>
                <w:bCs/>
                <w:lang w:val="es-MX"/>
              </w:rPr>
              <w:t>Funcionalidad 34. Selección de avatar de usuario.</w:t>
            </w:r>
            <w:r w:rsidRPr="020F2CF2">
              <w:rPr>
                <w:rFonts w:ascii="Arial" w:eastAsia="Arial" w:hAnsi="Arial" w:cs="Arial"/>
                <w:lang w:val="es-MX"/>
              </w:rPr>
              <w:t xml:space="preserve"> Consiste en permitir al usuario seleccionar un avatar como elemento de identidad.</w:t>
            </w:r>
          </w:p>
          <w:p w14:paraId="22F56BC1" w14:textId="5D173AD9" w:rsidR="403D1254" w:rsidRPr="005146A6" w:rsidRDefault="403D1254" w:rsidP="020F2CF2">
            <w:pPr>
              <w:spacing w:before="240" w:after="240"/>
              <w:jc w:val="both"/>
              <w:rPr>
                <w:lang w:val="es-MX"/>
              </w:rPr>
            </w:pPr>
            <w:r w:rsidRPr="020F2CF2">
              <w:rPr>
                <w:rFonts w:ascii="Arial" w:eastAsia="Arial" w:hAnsi="Arial" w:cs="Arial"/>
                <w:b/>
                <w:bCs/>
                <w:lang w:val="es-MX"/>
              </w:rPr>
              <w:t>Funcionalidad 35. Registro de uso continuo.</w:t>
            </w:r>
            <w:r w:rsidRPr="020F2CF2">
              <w:rPr>
                <w:rFonts w:ascii="Arial" w:eastAsia="Arial" w:hAnsi="Arial" w:cs="Arial"/>
                <w:lang w:val="es-MX"/>
              </w:rPr>
              <w:t xml:space="preserve"> Consiste en registrar la frecuencia de uso de la aplicación como indicador de constancia.</w:t>
            </w:r>
          </w:p>
          <w:p w14:paraId="01224955" w14:textId="4CC59FFB" w:rsidR="020F2CF2" w:rsidRPr="005146A6" w:rsidRDefault="020F2CF2" w:rsidP="020F2CF2">
            <w:pPr>
              <w:jc w:val="both"/>
              <w:rPr>
                <w:lang w:val="es-MX"/>
              </w:rPr>
            </w:pPr>
          </w:p>
          <w:p w14:paraId="653E9D78" w14:textId="07BAF3D1" w:rsidR="403D1254" w:rsidRPr="005146A6" w:rsidRDefault="403D1254" w:rsidP="008269E9">
            <w:pPr>
              <w:pStyle w:val="Ttulo3"/>
              <w:rPr>
                <w:lang w:val="es-MX"/>
              </w:rPr>
            </w:pPr>
            <w:bookmarkStart w:id="19" w:name="_Toc225414660"/>
            <w:r w:rsidRPr="020F2CF2">
              <w:rPr>
                <w:lang w:val="es-MX"/>
              </w:rPr>
              <w:t>Consulta de señas (glosario)</w:t>
            </w:r>
            <w:bookmarkEnd w:id="19"/>
          </w:p>
          <w:p w14:paraId="7A2AFA8C" w14:textId="1D05D95C" w:rsidR="403D1254" w:rsidRPr="005146A6" w:rsidRDefault="403D1254" w:rsidP="020F2CF2">
            <w:pPr>
              <w:spacing w:before="240" w:after="240"/>
              <w:jc w:val="both"/>
              <w:rPr>
                <w:lang w:val="es-MX"/>
              </w:rPr>
            </w:pPr>
            <w:r w:rsidRPr="020F2CF2">
              <w:rPr>
                <w:rFonts w:ascii="Arial" w:eastAsia="Arial" w:hAnsi="Arial" w:cs="Arial"/>
                <w:b/>
                <w:bCs/>
                <w:lang w:val="es-MX"/>
              </w:rPr>
              <w:t>Funcionalidad 36. Acceso al glosario.</w:t>
            </w:r>
            <w:r w:rsidRPr="020F2CF2">
              <w:rPr>
                <w:rFonts w:ascii="Arial" w:eastAsia="Arial" w:hAnsi="Arial" w:cs="Arial"/>
                <w:lang w:val="es-MX"/>
              </w:rPr>
              <w:t xml:space="preserve"> Consiste en permitir la consulta del conjunto de señas disponibles en la aplicación.</w:t>
            </w:r>
          </w:p>
          <w:p w14:paraId="5BAD6A2F" w14:textId="02DCB2AD" w:rsidR="403D1254" w:rsidRPr="005146A6" w:rsidRDefault="403D1254" w:rsidP="020F2CF2">
            <w:pPr>
              <w:spacing w:before="240" w:after="240"/>
              <w:jc w:val="both"/>
              <w:rPr>
                <w:lang w:val="es-MX"/>
              </w:rPr>
            </w:pPr>
            <w:r w:rsidRPr="020F2CF2">
              <w:rPr>
                <w:rFonts w:ascii="Arial" w:eastAsia="Arial" w:hAnsi="Arial" w:cs="Arial"/>
                <w:b/>
                <w:bCs/>
                <w:lang w:val="es-MX"/>
              </w:rPr>
              <w:t>Funcionalidad 37. Organización por categorías.</w:t>
            </w:r>
            <w:r w:rsidRPr="020F2CF2">
              <w:rPr>
                <w:rFonts w:ascii="Arial" w:eastAsia="Arial" w:hAnsi="Arial" w:cs="Arial"/>
                <w:lang w:val="es-MX"/>
              </w:rPr>
              <w:t xml:space="preserve"> Consiste en clasificar las señas en categorías temáticas.</w:t>
            </w:r>
          </w:p>
          <w:p w14:paraId="7398EB3D" w14:textId="0DEFBB91" w:rsidR="403D1254" w:rsidRPr="005146A6" w:rsidRDefault="403D1254" w:rsidP="020F2CF2">
            <w:pPr>
              <w:spacing w:before="240" w:after="240"/>
              <w:jc w:val="both"/>
              <w:rPr>
                <w:lang w:val="es-MX"/>
              </w:rPr>
            </w:pPr>
            <w:r w:rsidRPr="020F2CF2">
              <w:rPr>
                <w:rFonts w:ascii="Arial" w:eastAsia="Arial" w:hAnsi="Arial" w:cs="Arial"/>
                <w:b/>
                <w:bCs/>
                <w:lang w:val="es-MX"/>
              </w:rPr>
              <w:lastRenderedPageBreak/>
              <w:t>Funcionalidad 38. Búsqueda de señas.</w:t>
            </w:r>
            <w:r w:rsidRPr="020F2CF2">
              <w:rPr>
                <w:rFonts w:ascii="Arial" w:eastAsia="Arial" w:hAnsi="Arial" w:cs="Arial"/>
                <w:lang w:val="es-MX"/>
              </w:rPr>
              <w:t xml:space="preserve"> Consiste en permitir la localización de una seña específica mediante un mecanismo de búsqueda.</w:t>
            </w:r>
          </w:p>
          <w:p w14:paraId="735A4A5C" w14:textId="228B5291" w:rsidR="403D1254" w:rsidRPr="005146A6" w:rsidRDefault="403D1254" w:rsidP="020F2CF2">
            <w:pPr>
              <w:spacing w:before="240" w:after="240"/>
              <w:jc w:val="both"/>
              <w:rPr>
                <w:lang w:val="es-MX"/>
              </w:rPr>
            </w:pPr>
            <w:r w:rsidRPr="020F2CF2">
              <w:rPr>
                <w:rFonts w:ascii="Arial" w:eastAsia="Arial" w:hAnsi="Arial" w:cs="Arial"/>
                <w:b/>
                <w:bCs/>
                <w:lang w:val="es-MX"/>
              </w:rPr>
              <w:t xml:space="preserve">Funcionalidad 39. Visualización de seña en vista </w:t>
            </w:r>
            <w:proofErr w:type="spellStart"/>
            <w:r w:rsidRPr="020F2CF2">
              <w:rPr>
                <w:rFonts w:ascii="Arial" w:eastAsia="Arial" w:hAnsi="Arial" w:cs="Arial"/>
                <w:b/>
                <w:bCs/>
                <w:lang w:val="es-MX"/>
              </w:rPr>
              <w:t>multángulo</w:t>
            </w:r>
            <w:proofErr w:type="spellEnd"/>
            <w:r w:rsidRPr="020F2CF2">
              <w:rPr>
                <w:rFonts w:ascii="Arial" w:eastAsia="Arial" w:hAnsi="Arial" w:cs="Arial"/>
                <w:b/>
                <w:bCs/>
                <w:lang w:val="es-MX"/>
              </w:rPr>
              <w:t>.</w:t>
            </w:r>
            <w:r w:rsidRPr="020F2CF2">
              <w:rPr>
                <w:rFonts w:ascii="Arial" w:eastAsia="Arial" w:hAnsi="Arial" w:cs="Arial"/>
                <w:lang w:val="es-MX"/>
              </w:rPr>
              <w:t xml:space="preserve"> Consiste en mostrar una seña mediante contenido visual observable desde distintos ángulos.</w:t>
            </w:r>
          </w:p>
          <w:p w14:paraId="676E59D7" w14:textId="60D76F6D" w:rsidR="403D1254" w:rsidRPr="005146A6" w:rsidRDefault="403D1254" w:rsidP="020F2CF2">
            <w:pPr>
              <w:spacing w:before="240" w:after="240"/>
              <w:jc w:val="both"/>
              <w:rPr>
                <w:lang w:val="es-MX"/>
              </w:rPr>
            </w:pPr>
            <w:r w:rsidRPr="020F2CF2">
              <w:rPr>
                <w:rFonts w:ascii="Arial" w:eastAsia="Arial" w:hAnsi="Arial" w:cs="Arial"/>
                <w:b/>
                <w:bCs/>
                <w:lang w:val="es-MX"/>
              </w:rPr>
              <w:t>Funcionalidad 40. Control de reproducción.</w:t>
            </w:r>
            <w:r w:rsidRPr="020F2CF2">
              <w:rPr>
                <w:rFonts w:ascii="Arial" w:eastAsia="Arial" w:hAnsi="Arial" w:cs="Arial"/>
                <w:lang w:val="es-MX"/>
              </w:rPr>
              <w:t xml:space="preserve"> Consiste en permitir la reproducción, pausa y repetición del contenido visual.</w:t>
            </w:r>
          </w:p>
          <w:p w14:paraId="5A8EF2DC" w14:textId="0B17D868" w:rsidR="020F2CF2" w:rsidRPr="005146A6" w:rsidRDefault="020F2CF2" w:rsidP="020F2CF2">
            <w:pPr>
              <w:jc w:val="both"/>
              <w:rPr>
                <w:lang w:val="es-MX"/>
              </w:rPr>
            </w:pPr>
          </w:p>
          <w:p w14:paraId="28BC952B" w14:textId="3A94D7A0" w:rsidR="403D1254" w:rsidRPr="005146A6" w:rsidRDefault="403D1254" w:rsidP="008269E9">
            <w:pPr>
              <w:pStyle w:val="Ttulo3"/>
              <w:rPr>
                <w:lang w:val="es-MX"/>
              </w:rPr>
            </w:pPr>
            <w:bookmarkStart w:id="20" w:name="_Toc225414661"/>
            <w:r w:rsidRPr="020F2CF2">
              <w:rPr>
                <w:lang w:val="es-MX"/>
              </w:rPr>
              <w:t>Traducción básica de apoyo a la comunicación</w:t>
            </w:r>
            <w:bookmarkEnd w:id="20"/>
          </w:p>
          <w:p w14:paraId="4B661A94" w14:textId="29034C13" w:rsidR="403D1254" w:rsidRPr="005146A6" w:rsidRDefault="403D1254" w:rsidP="020F2CF2">
            <w:pPr>
              <w:spacing w:before="240" w:after="240"/>
              <w:jc w:val="both"/>
              <w:rPr>
                <w:lang w:val="es-MX"/>
              </w:rPr>
            </w:pPr>
            <w:r w:rsidRPr="020F2CF2">
              <w:rPr>
                <w:rFonts w:ascii="Arial" w:eastAsia="Arial" w:hAnsi="Arial" w:cs="Arial"/>
                <w:b/>
                <w:bCs/>
                <w:lang w:val="es-MX"/>
              </w:rPr>
              <w:t>Funcionalidad 41. Entrada de texto para traducción.</w:t>
            </w:r>
            <w:r w:rsidRPr="020F2CF2">
              <w:rPr>
                <w:rFonts w:ascii="Arial" w:eastAsia="Arial" w:hAnsi="Arial" w:cs="Arial"/>
                <w:lang w:val="es-MX"/>
              </w:rPr>
              <w:t xml:space="preserve"> Consiste en permitir el ingreso de texto en español por parte del usuario.</w:t>
            </w:r>
          </w:p>
          <w:p w14:paraId="351D095A" w14:textId="2947BB8A" w:rsidR="403D1254" w:rsidRPr="005146A6" w:rsidRDefault="403D1254" w:rsidP="020F2CF2">
            <w:pPr>
              <w:spacing w:before="240" w:after="240"/>
              <w:jc w:val="both"/>
              <w:rPr>
                <w:lang w:val="es-MX"/>
              </w:rPr>
            </w:pPr>
            <w:r w:rsidRPr="020F2CF2">
              <w:rPr>
                <w:rFonts w:ascii="Arial" w:eastAsia="Arial" w:hAnsi="Arial" w:cs="Arial"/>
                <w:b/>
                <w:bCs/>
                <w:lang w:val="es-MX"/>
              </w:rPr>
              <w:t>Funcionalidad 42. Traducción de texto a seña.</w:t>
            </w:r>
            <w:r w:rsidRPr="020F2CF2">
              <w:rPr>
                <w:rFonts w:ascii="Arial" w:eastAsia="Arial" w:hAnsi="Arial" w:cs="Arial"/>
                <w:lang w:val="es-MX"/>
              </w:rPr>
              <w:t xml:space="preserve"> Consiste en mostrar la representación en señas correspondiente al texto ingresado.</w:t>
            </w:r>
          </w:p>
          <w:p w14:paraId="5CF11E80" w14:textId="03E4F59D" w:rsidR="403D1254" w:rsidRPr="005146A6" w:rsidRDefault="403D1254" w:rsidP="020F2CF2">
            <w:pPr>
              <w:spacing w:before="240" w:after="240"/>
              <w:jc w:val="both"/>
              <w:rPr>
                <w:lang w:val="es-MX"/>
              </w:rPr>
            </w:pPr>
            <w:r w:rsidRPr="020F2CF2">
              <w:rPr>
                <w:rFonts w:ascii="Arial" w:eastAsia="Arial" w:hAnsi="Arial" w:cs="Arial"/>
                <w:b/>
                <w:bCs/>
                <w:lang w:val="es-MX"/>
              </w:rPr>
              <w:t>Funcionalidad 43. Captura de seña mediante cámara.</w:t>
            </w:r>
            <w:r w:rsidRPr="020F2CF2">
              <w:rPr>
                <w:rFonts w:ascii="Arial" w:eastAsia="Arial" w:hAnsi="Arial" w:cs="Arial"/>
                <w:lang w:val="es-MX"/>
              </w:rPr>
              <w:t xml:space="preserve"> Consiste en permitir la captura de una seña utilizando la cámara del dispositivo.</w:t>
            </w:r>
          </w:p>
          <w:p w14:paraId="5D3F4F0E" w14:textId="5E01CB06" w:rsidR="403D1254" w:rsidRPr="005146A6" w:rsidRDefault="403D1254" w:rsidP="020F2CF2">
            <w:pPr>
              <w:spacing w:before="240" w:after="240"/>
              <w:jc w:val="both"/>
              <w:rPr>
                <w:lang w:val="es-MX"/>
              </w:rPr>
            </w:pPr>
            <w:r w:rsidRPr="020F2CF2">
              <w:rPr>
                <w:rFonts w:ascii="Arial" w:eastAsia="Arial" w:hAnsi="Arial" w:cs="Arial"/>
                <w:b/>
                <w:bCs/>
                <w:lang w:val="es-MX"/>
              </w:rPr>
              <w:t>Funcionalidad 44. Interpretación de seña a texto.</w:t>
            </w:r>
            <w:r w:rsidRPr="020F2CF2">
              <w:rPr>
                <w:rFonts w:ascii="Arial" w:eastAsia="Arial" w:hAnsi="Arial" w:cs="Arial"/>
                <w:lang w:val="es-MX"/>
              </w:rPr>
              <w:t xml:space="preserve"> Consiste en mostrar el significado en español de la seña capturada.</w:t>
            </w:r>
          </w:p>
          <w:p w14:paraId="259DA38D" w14:textId="4ACF3C1F" w:rsidR="020F2CF2" w:rsidRPr="005146A6" w:rsidRDefault="020F2CF2" w:rsidP="020F2CF2">
            <w:pPr>
              <w:jc w:val="both"/>
              <w:rPr>
                <w:lang w:val="es-MX"/>
              </w:rPr>
            </w:pPr>
          </w:p>
          <w:p w14:paraId="5A21DF77" w14:textId="7D7EF8DF" w:rsidR="403D1254" w:rsidRPr="005146A6" w:rsidRDefault="403D1254" w:rsidP="008269E9">
            <w:pPr>
              <w:pStyle w:val="Ttulo3"/>
              <w:rPr>
                <w:lang w:val="es-MX"/>
              </w:rPr>
            </w:pPr>
            <w:bookmarkStart w:id="21" w:name="_Toc225414662"/>
            <w:r w:rsidRPr="020F2CF2">
              <w:rPr>
                <w:lang w:val="es-MX"/>
              </w:rPr>
              <w:t>Participación y retroalimentación de la comunidad</w:t>
            </w:r>
            <w:bookmarkEnd w:id="21"/>
          </w:p>
          <w:p w14:paraId="4B4C3974" w14:textId="5D25A8D5" w:rsidR="403D1254" w:rsidRPr="005146A6" w:rsidRDefault="403D1254" w:rsidP="020F2CF2">
            <w:pPr>
              <w:spacing w:before="240" w:after="240"/>
              <w:jc w:val="both"/>
              <w:rPr>
                <w:lang w:val="es-MX"/>
              </w:rPr>
            </w:pPr>
            <w:r w:rsidRPr="020F2CF2">
              <w:rPr>
                <w:rFonts w:ascii="Arial" w:eastAsia="Arial" w:hAnsi="Arial" w:cs="Arial"/>
                <w:b/>
                <w:bCs/>
                <w:lang w:val="es-MX"/>
              </w:rPr>
              <w:t>Funcionalidad 45. Envío de sugerencias.</w:t>
            </w:r>
            <w:r w:rsidRPr="020F2CF2">
              <w:rPr>
                <w:rFonts w:ascii="Arial" w:eastAsia="Arial" w:hAnsi="Arial" w:cs="Arial"/>
                <w:lang w:val="es-MX"/>
              </w:rPr>
              <w:t xml:space="preserve"> Consiste en permitir al usuario proponer mejoras o reportar problemas relacionados con la aplicación.</w:t>
            </w:r>
          </w:p>
          <w:p w14:paraId="1E032DF8" w14:textId="02221043" w:rsidR="403D1254" w:rsidRPr="005146A6" w:rsidRDefault="403D1254" w:rsidP="020F2CF2">
            <w:pPr>
              <w:spacing w:before="240" w:after="240"/>
              <w:jc w:val="both"/>
              <w:rPr>
                <w:lang w:val="es-MX"/>
              </w:rPr>
            </w:pPr>
            <w:r w:rsidRPr="020F2CF2">
              <w:rPr>
                <w:rFonts w:ascii="Arial" w:eastAsia="Arial" w:hAnsi="Arial" w:cs="Arial"/>
                <w:b/>
                <w:bCs/>
                <w:lang w:val="es-MX"/>
              </w:rPr>
              <w:t>Funcionalidad 46. Propuesta de nuevas señas.</w:t>
            </w:r>
            <w:r w:rsidRPr="020F2CF2">
              <w:rPr>
                <w:rFonts w:ascii="Arial" w:eastAsia="Arial" w:hAnsi="Arial" w:cs="Arial"/>
                <w:lang w:val="es-MX"/>
              </w:rPr>
              <w:t xml:space="preserve"> Consiste en permitir la sugerencia de nuevas señas para su posible inclusión en el sistema.</w:t>
            </w:r>
          </w:p>
          <w:p w14:paraId="7297124A" w14:textId="09A1DA38" w:rsidR="403D1254" w:rsidRPr="005146A6" w:rsidRDefault="403D1254" w:rsidP="020F2CF2">
            <w:pPr>
              <w:spacing w:before="240" w:after="240"/>
              <w:jc w:val="both"/>
              <w:rPr>
                <w:lang w:val="es-MX"/>
              </w:rPr>
            </w:pPr>
            <w:r w:rsidRPr="020F2CF2">
              <w:rPr>
                <w:rFonts w:ascii="Arial" w:eastAsia="Arial" w:hAnsi="Arial" w:cs="Arial"/>
                <w:b/>
                <w:bCs/>
                <w:lang w:val="es-MX"/>
              </w:rPr>
              <w:t>Funcionalidad 47. Envío de contenido multimedia.</w:t>
            </w:r>
            <w:r w:rsidRPr="020F2CF2">
              <w:rPr>
                <w:rFonts w:ascii="Arial" w:eastAsia="Arial" w:hAnsi="Arial" w:cs="Arial"/>
                <w:lang w:val="es-MX"/>
              </w:rPr>
              <w:t xml:space="preserve"> Consiste en permitir la adjunción de material visual como respaldo en las propuestas.</w:t>
            </w:r>
          </w:p>
          <w:p w14:paraId="2C17B26A" w14:textId="4CC4BD10" w:rsidR="00134417" w:rsidRPr="008269E9" w:rsidRDefault="403D1254" w:rsidP="008269E9">
            <w:pPr>
              <w:spacing w:before="240" w:after="240"/>
              <w:jc w:val="both"/>
              <w:rPr>
                <w:rFonts w:eastAsia="Arial"/>
                <w:lang w:val="es-MX"/>
              </w:rPr>
            </w:pPr>
            <w:r w:rsidRPr="020F2CF2">
              <w:rPr>
                <w:rFonts w:ascii="Arial" w:eastAsia="Arial" w:hAnsi="Arial" w:cs="Arial"/>
                <w:b/>
                <w:bCs/>
                <w:lang w:val="es-MX"/>
              </w:rPr>
              <w:t>Funcionalidad 48. Evaluación de propuestas.</w:t>
            </w:r>
            <w:r w:rsidRPr="020F2CF2">
              <w:rPr>
                <w:rFonts w:ascii="Arial" w:eastAsia="Arial" w:hAnsi="Arial" w:cs="Arial"/>
                <w:lang w:val="es-MX"/>
              </w:rPr>
              <w:t xml:space="preserve"> Consiste en permitir la valoración y validación de las contribuciones realizadas por otros usuarios.</w:t>
            </w:r>
          </w:p>
        </w:tc>
      </w:tr>
      <w:tr w:rsidR="7A5F7B46" w:rsidRPr="007F6A08" w14:paraId="46B14B70" w14:textId="77777777" w:rsidTr="00C26A1E">
        <w:trPr>
          <w:trHeight w:val="970"/>
        </w:trPr>
        <w:tc>
          <w:tcPr>
            <w:tcW w:w="1675" w:type="dxa"/>
          </w:tcPr>
          <w:p w14:paraId="0BBACE70" w14:textId="1C5660B0" w:rsidR="7A5F7B46" w:rsidRDefault="216B67EE" w:rsidP="216B67EE">
            <w:pPr>
              <w:pStyle w:val="Ttulo2"/>
              <w:jc w:val="both"/>
              <w:rPr>
                <w:rFonts w:ascii="Arial" w:eastAsia="Arial" w:hAnsi="Arial" w:cs="Arial"/>
                <w:lang w:val="es-MX"/>
              </w:rPr>
            </w:pPr>
            <w:bookmarkStart w:id="22" w:name="_Toc225414663"/>
            <w:r w:rsidRPr="216B67EE">
              <w:rPr>
                <w:rFonts w:ascii="Arial" w:eastAsia="Arial" w:hAnsi="Arial" w:cs="Arial"/>
                <w:lang w:val="es-MX"/>
              </w:rPr>
              <w:lastRenderedPageBreak/>
              <w:t>Perfil</w:t>
            </w:r>
            <w:bookmarkEnd w:id="22"/>
          </w:p>
        </w:tc>
        <w:tc>
          <w:tcPr>
            <w:tcW w:w="8553" w:type="dxa"/>
            <w:tcBorders>
              <w:top w:val="single" w:sz="8" w:space="0" w:color="auto"/>
              <w:bottom w:val="single" w:sz="8" w:space="0" w:color="auto"/>
            </w:tcBorders>
          </w:tcPr>
          <w:p w14:paraId="1DA64537" w14:textId="24A34C98" w:rsidR="7A5F7B46" w:rsidRDefault="7A5F7B46" w:rsidP="00774DB0">
            <w:pPr>
              <w:jc w:val="both"/>
              <w:rPr>
                <w:rFonts w:ascii="Arial" w:eastAsia="Arial" w:hAnsi="Arial" w:cs="Arial"/>
                <w:color w:val="8064A2" w:themeColor="accent4"/>
                <w:lang w:val="es-MX"/>
              </w:rPr>
            </w:pPr>
          </w:p>
          <w:p w14:paraId="03EDFC01" w14:textId="2DC00786" w:rsidR="7A5F7B46" w:rsidRPr="00900C71" w:rsidRDefault="216B67EE" w:rsidP="00774DB0">
            <w:pPr>
              <w:spacing w:before="0" w:after="160" w:line="360" w:lineRule="auto"/>
              <w:jc w:val="both"/>
              <w:rPr>
                <w:rFonts w:ascii="Arial" w:eastAsia="Arial" w:hAnsi="Arial" w:cs="Arial"/>
                <w:b/>
                <w:bCs/>
                <w:lang w:val="es-MX"/>
              </w:rPr>
            </w:pPr>
            <w:r w:rsidRPr="00900C71">
              <w:rPr>
                <w:rFonts w:ascii="Arial" w:eastAsia="Arial" w:hAnsi="Arial" w:cs="Arial"/>
                <w:b/>
                <w:bCs/>
                <w:lang w:val="es-MX"/>
              </w:rPr>
              <w:t xml:space="preserve">Perfil </w:t>
            </w:r>
            <w:r w:rsidR="00A80F45">
              <w:rPr>
                <w:rFonts w:ascii="Arial" w:eastAsia="Arial" w:hAnsi="Arial" w:cs="Arial"/>
                <w:b/>
                <w:bCs/>
                <w:lang w:val="es-MX"/>
              </w:rPr>
              <w:t xml:space="preserve">de usuario </w:t>
            </w:r>
            <w:r w:rsidRPr="00900C71">
              <w:rPr>
                <w:rFonts w:ascii="Arial" w:eastAsia="Arial" w:hAnsi="Arial" w:cs="Arial"/>
                <w:b/>
                <w:bCs/>
                <w:lang w:val="es-MX"/>
              </w:rPr>
              <w:t>primario: Aprendiz de LSM</w:t>
            </w:r>
          </w:p>
          <w:p w14:paraId="6BAFF5CA" w14:textId="74077AE7" w:rsidR="7A5F7B46" w:rsidRPr="00900C71" w:rsidRDefault="216B67EE" w:rsidP="00774DB0">
            <w:pPr>
              <w:spacing w:before="0" w:after="160" w:line="360" w:lineRule="auto"/>
              <w:jc w:val="both"/>
              <w:rPr>
                <w:rFonts w:ascii="Arial" w:eastAsia="Arial" w:hAnsi="Arial" w:cs="Arial"/>
                <w:b/>
                <w:bCs/>
                <w:lang w:val="es-MX"/>
              </w:rPr>
            </w:pPr>
            <w:r w:rsidRPr="00900C71">
              <w:rPr>
                <w:rFonts w:ascii="Arial" w:eastAsia="Arial" w:hAnsi="Arial" w:cs="Arial"/>
                <w:b/>
                <w:bCs/>
                <w:lang w:val="es-MX"/>
              </w:rPr>
              <w:t>Datos demográficos</w:t>
            </w:r>
          </w:p>
          <w:p w14:paraId="32559CEC" w14:textId="3DF9EFB1"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Edad: 6 a 75 años.</w:t>
            </w:r>
          </w:p>
          <w:p w14:paraId="5A743027" w14:textId="0EBC119C"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Género:</w:t>
            </w:r>
            <w:r w:rsidR="0070407A">
              <w:rPr>
                <w:rFonts w:ascii="Arial" w:eastAsia="Arial" w:hAnsi="Arial" w:cs="Arial"/>
                <w:sz w:val="22"/>
                <w:szCs w:val="22"/>
                <w:lang w:val="es-MX"/>
              </w:rPr>
              <w:t xml:space="preserve"> Masculino o Femenino</w:t>
            </w:r>
            <w:r w:rsidRPr="00900C71">
              <w:rPr>
                <w:rFonts w:ascii="Arial" w:eastAsia="Arial" w:hAnsi="Arial" w:cs="Arial"/>
                <w:sz w:val="22"/>
                <w:szCs w:val="22"/>
                <w:lang w:val="es-MX"/>
              </w:rPr>
              <w:t>.</w:t>
            </w:r>
          </w:p>
          <w:p w14:paraId="76F03F45" w14:textId="44D47B17"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Ubicación: Áreas urbanas y semiurbanas de México.</w:t>
            </w:r>
          </w:p>
          <w:p w14:paraId="2C813968" w14:textId="77777777" w:rsidR="007D08D5"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Nivel socioeconómico: Medio-bajo a alto.</w:t>
            </w:r>
          </w:p>
          <w:p w14:paraId="15056AC2" w14:textId="6BB872FE" w:rsidR="7A5F7B46" w:rsidRPr="00900C71" w:rsidRDefault="007D08D5" w:rsidP="00AA2B8C">
            <w:pPr>
              <w:pStyle w:val="Prrafodelista"/>
              <w:numPr>
                <w:ilvl w:val="0"/>
                <w:numId w:val="9"/>
              </w:numPr>
              <w:spacing w:before="0" w:line="360" w:lineRule="auto"/>
              <w:rPr>
                <w:rFonts w:ascii="Arial" w:eastAsia="Arial" w:hAnsi="Arial" w:cs="Arial"/>
                <w:sz w:val="22"/>
                <w:szCs w:val="22"/>
                <w:lang w:val="es-MX"/>
              </w:rPr>
            </w:pPr>
            <w:r w:rsidRPr="007D08D5">
              <w:rPr>
                <w:rFonts w:ascii="Arial" w:eastAsia="Arial" w:hAnsi="Arial" w:cs="Arial"/>
                <w:sz w:val="22"/>
                <w:szCs w:val="22"/>
                <w:lang w:val="es-MX"/>
              </w:rPr>
              <w:t>Nivel educativo: Variable. Desde educación básica (en proceso de alfabetización) hasta nivel medio superior y superior.</w:t>
            </w:r>
            <w:r w:rsidR="216B67EE" w:rsidRPr="00900C71">
              <w:rPr>
                <w:rFonts w:ascii="Arial" w:eastAsia="Arial" w:hAnsi="Arial" w:cs="Arial"/>
                <w:sz w:val="22"/>
                <w:szCs w:val="22"/>
                <w:lang w:val="es-MX"/>
              </w:rPr>
              <w:t xml:space="preserve"> </w:t>
            </w:r>
          </w:p>
          <w:p w14:paraId="0209DE43" w14:textId="1AABF699" w:rsidR="7A5F7B46" w:rsidRPr="00900C71" w:rsidRDefault="7A5F7B46" w:rsidP="00774DB0">
            <w:pPr>
              <w:spacing w:before="0" w:after="160" w:line="360" w:lineRule="auto"/>
              <w:jc w:val="both"/>
              <w:rPr>
                <w:rFonts w:ascii="Arial" w:eastAsia="Arial" w:hAnsi="Arial" w:cs="Arial"/>
                <w:b/>
                <w:bCs/>
                <w:lang w:val="es-MX"/>
              </w:rPr>
            </w:pPr>
          </w:p>
          <w:p w14:paraId="1E74FCDC" w14:textId="2CF56AF1" w:rsidR="7A5F7B46" w:rsidRPr="00900C71" w:rsidRDefault="216B67EE" w:rsidP="00774DB0">
            <w:pPr>
              <w:spacing w:before="0" w:after="160" w:line="360" w:lineRule="auto"/>
              <w:jc w:val="both"/>
              <w:rPr>
                <w:rFonts w:ascii="Arial" w:eastAsia="Arial" w:hAnsi="Arial" w:cs="Arial"/>
                <w:b/>
                <w:bCs/>
                <w:lang w:val="es-MX"/>
              </w:rPr>
            </w:pPr>
            <w:r w:rsidRPr="00900C71">
              <w:rPr>
                <w:rFonts w:ascii="Arial" w:eastAsia="Arial" w:hAnsi="Arial" w:cs="Arial"/>
                <w:b/>
                <w:bCs/>
                <w:lang w:val="es-MX"/>
              </w:rPr>
              <w:t xml:space="preserve">Contexto de interacción </w:t>
            </w:r>
          </w:p>
          <w:p w14:paraId="5BDE24CA" w14:textId="702C187F"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Entorno: Se desenvuelve en contextos donde coexisten español y LSM (hogar, escuela, trabajo, servicios). Puede experimentar desde falta de interlocutores en LSM hasta interacción constante con usuarios bilingües.</w:t>
            </w:r>
          </w:p>
          <w:p w14:paraId="54B84ECD" w14:textId="4DD6CEE7" w:rsidR="7A5F7B46" w:rsidRPr="00900C71" w:rsidRDefault="7A5F7B46" w:rsidP="00774DB0">
            <w:pPr>
              <w:spacing w:before="0" w:after="160" w:line="360" w:lineRule="auto"/>
              <w:jc w:val="both"/>
              <w:rPr>
                <w:rFonts w:ascii="Arial" w:eastAsia="Arial" w:hAnsi="Arial" w:cs="Arial"/>
                <w:b/>
                <w:bCs/>
                <w:lang w:val="es-MX"/>
              </w:rPr>
            </w:pPr>
          </w:p>
          <w:p w14:paraId="1F31AB31" w14:textId="4940D88F" w:rsidR="7A5F7B46" w:rsidRPr="00900C71" w:rsidRDefault="216B67EE" w:rsidP="00774DB0">
            <w:pPr>
              <w:spacing w:before="0" w:after="160" w:line="360" w:lineRule="auto"/>
              <w:jc w:val="both"/>
              <w:rPr>
                <w:rFonts w:ascii="Arial" w:eastAsia="Arial" w:hAnsi="Arial" w:cs="Arial"/>
                <w:b/>
                <w:bCs/>
                <w:lang w:val="es-MX"/>
              </w:rPr>
            </w:pPr>
            <w:r w:rsidRPr="00900C71">
              <w:rPr>
                <w:rFonts w:ascii="Arial" w:eastAsia="Arial" w:hAnsi="Arial" w:cs="Arial"/>
                <w:b/>
                <w:bCs/>
                <w:lang w:val="es-MX"/>
              </w:rPr>
              <w:t>Objetivos de uso</w:t>
            </w:r>
          </w:p>
          <w:p w14:paraId="27E993B6" w14:textId="451D8FA6"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Refuerzo lingüístico: Busca ampliar su vocabulario y comprensión de LSM. </w:t>
            </w:r>
          </w:p>
          <w:p w14:paraId="0E8AEF6C" w14:textId="560B5068"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Comunicación funcional: Necesita intercambiar información en situaciones reales (trámites, salud, vida diaria). </w:t>
            </w:r>
          </w:p>
          <w:p w14:paraId="6347AAA4" w14:textId="28EFB625"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Aprendizaje de LSM: Incorpora la lengua por interés personal, convivencia o necesidad comunicativa. </w:t>
            </w:r>
          </w:p>
          <w:p w14:paraId="245E6E2D" w14:textId="12BA1186" w:rsidR="7A5F7B46" w:rsidRPr="00900C71" w:rsidRDefault="7A5F7B46" w:rsidP="00774DB0">
            <w:pPr>
              <w:spacing w:before="0" w:after="160" w:line="360" w:lineRule="auto"/>
              <w:jc w:val="both"/>
              <w:rPr>
                <w:rFonts w:ascii="Arial" w:eastAsia="Arial" w:hAnsi="Arial" w:cs="Arial"/>
                <w:b/>
                <w:bCs/>
                <w:lang w:val="es-MX"/>
              </w:rPr>
            </w:pPr>
          </w:p>
          <w:p w14:paraId="66598D74" w14:textId="713138B3" w:rsidR="7A5F7B46" w:rsidRPr="00900C71" w:rsidRDefault="216B67EE" w:rsidP="00774DB0">
            <w:pPr>
              <w:spacing w:before="0" w:after="160" w:line="360" w:lineRule="auto"/>
              <w:jc w:val="both"/>
              <w:rPr>
                <w:rFonts w:ascii="Arial" w:eastAsia="Arial" w:hAnsi="Arial" w:cs="Arial"/>
                <w:b/>
                <w:bCs/>
                <w:lang w:val="es-MX"/>
              </w:rPr>
            </w:pPr>
            <w:r w:rsidRPr="00900C71">
              <w:rPr>
                <w:rFonts w:ascii="Arial" w:eastAsia="Arial" w:hAnsi="Arial" w:cs="Arial"/>
                <w:b/>
                <w:bCs/>
                <w:lang w:val="es-MX"/>
              </w:rPr>
              <w:t>Capacidad lingüística y alfabetización</w:t>
            </w:r>
          </w:p>
          <w:p w14:paraId="02A325C2" w14:textId="2AD2D56D"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Lengua base (L1): LSM (sordos prelocutivos), español (oyentes y sordos postlocutivos). </w:t>
            </w:r>
          </w:p>
          <w:p w14:paraId="3BDA161A" w14:textId="33F65BDA"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Español escrito: Variable; en usuarios con LSM como L1 suele ser funcional (comprende ideas clave, pero no estructuras complejas). En niños pequeños (≈6–8 años), el nivel puede ser básico por proceso de alfabetización. En oyentes y sordos postlocutivos es la lengua dominante. </w:t>
            </w:r>
          </w:p>
          <w:p w14:paraId="1EC8290D" w14:textId="0A7637D6"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Competencia en LSM: Nivel inicial a intermedio.</w:t>
            </w:r>
          </w:p>
          <w:p w14:paraId="68A6D7F2" w14:textId="00B97218" w:rsidR="7A5F7B46" w:rsidRPr="00900C71" w:rsidRDefault="7A5F7B46" w:rsidP="00774DB0">
            <w:pPr>
              <w:spacing w:before="0" w:after="160" w:line="360" w:lineRule="auto"/>
              <w:jc w:val="both"/>
              <w:rPr>
                <w:rFonts w:ascii="Arial" w:eastAsia="Arial" w:hAnsi="Arial" w:cs="Arial"/>
                <w:b/>
                <w:bCs/>
                <w:lang w:val="es-MX"/>
              </w:rPr>
            </w:pPr>
          </w:p>
          <w:p w14:paraId="2BB6FCDF" w14:textId="75C13F17" w:rsidR="7A5F7B46" w:rsidRPr="00900C71" w:rsidRDefault="216B67EE" w:rsidP="00774DB0">
            <w:pPr>
              <w:spacing w:before="0" w:after="160" w:line="360" w:lineRule="auto"/>
              <w:jc w:val="both"/>
              <w:rPr>
                <w:rFonts w:ascii="Arial" w:eastAsia="Arial" w:hAnsi="Arial" w:cs="Arial"/>
                <w:b/>
                <w:bCs/>
                <w:lang w:val="es-MX"/>
              </w:rPr>
            </w:pPr>
            <w:r w:rsidRPr="00900C71">
              <w:rPr>
                <w:rFonts w:ascii="Arial" w:eastAsia="Arial" w:hAnsi="Arial" w:cs="Arial"/>
                <w:b/>
                <w:bCs/>
                <w:lang w:val="es-MX"/>
              </w:rPr>
              <w:t>Características cognitivas y sensoriales</w:t>
            </w:r>
          </w:p>
          <w:p w14:paraId="7FA88432" w14:textId="4604ACC5"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Audición: Puede presentar sordera, hipoacusia o audición completa. </w:t>
            </w:r>
          </w:p>
          <w:p w14:paraId="451F0B78" w14:textId="18F40149"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Visión: Utiliza la información visual para interpretar señas y expresiones. En personas sordas, este canal suele ser predominante; en oyentes, es complementario.</w:t>
            </w:r>
          </w:p>
          <w:p w14:paraId="414C64A2" w14:textId="7C97C028"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Motricidad: Puede ejecutar movimientos con manos y dedos para reproducir señas. Esta capacidad varía según edad y experiencia. </w:t>
            </w:r>
          </w:p>
          <w:p w14:paraId="02D9F7A6" w14:textId="26AFC259"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Procesamiento y aprendizaje: Visual y motriz; aprendizaje basado en observación, repetición y memoria de movimientos.</w:t>
            </w:r>
          </w:p>
          <w:p w14:paraId="77AEBA89" w14:textId="00AA00D8" w:rsidR="7A5F7B46" w:rsidRPr="00900C71" w:rsidRDefault="7A5F7B46" w:rsidP="00774DB0">
            <w:pPr>
              <w:spacing w:before="0" w:after="160" w:line="360" w:lineRule="auto"/>
              <w:jc w:val="both"/>
              <w:rPr>
                <w:rFonts w:ascii="Arial" w:eastAsia="Arial" w:hAnsi="Arial" w:cs="Arial"/>
                <w:b/>
                <w:bCs/>
                <w:lang w:val="es-MX"/>
              </w:rPr>
            </w:pPr>
          </w:p>
          <w:p w14:paraId="1CA1D0DA" w14:textId="49177197" w:rsidR="7A5F7B46" w:rsidRPr="00900C71" w:rsidRDefault="216B67EE" w:rsidP="00774DB0">
            <w:pPr>
              <w:spacing w:before="0" w:after="160" w:line="360" w:lineRule="auto"/>
              <w:jc w:val="both"/>
              <w:rPr>
                <w:rFonts w:ascii="Arial" w:eastAsia="Arial" w:hAnsi="Arial" w:cs="Arial"/>
                <w:b/>
                <w:bCs/>
                <w:lang w:val="es-MX"/>
              </w:rPr>
            </w:pPr>
            <w:r w:rsidRPr="00900C71">
              <w:rPr>
                <w:rFonts w:ascii="Arial" w:eastAsia="Arial" w:hAnsi="Arial" w:cs="Arial"/>
                <w:b/>
                <w:bCs/>
                <w:lang w:val="es-MX"/>
              </w:rPr>
              <w:t>Hábitos digitales y perfil tecnológico</w:t>
            </w:r>
          </w:p>
          <w:p w14:paraId="3008FAB5" w14:textId="04EFE262"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Nivel digital: Variable (básico a intermedio), dependiendo de la edad y experiencia previa. </w:t>
            </w:r>
          </w:p>
          <w:p w14:paraId="534E3434" w14:textId="64A4630E" w:rsidR="7A5F7B46"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Dispositivo principal: Uso de </w:t>
            </w:r>
            <w:r w:rsidR="00DA316D">
              <w:rPr>
                <w:rFonts w:ascii="Arial" w:eastAsia="Arial" w:hAnsi="Arial" w:cs="Arial"/>
                <w:sz w:val="22"/>
                <w:szCs w:val="22"/>
                <w:lang w:val="es-MX"/>
              </w:rPr>
              <w:t xml:space="preserve">teléfono celular </w:t>
            </w:r>
            <w:r w:rsidRPr="00900C71">
              <w:rPr>
                <w:rFonts w:ascii="Arial" w:eastAsia="Arial" w:hAnsi="Arial" w:cs="Arial"/>
                <w:sz w:val="22"/>
                <w:szCs w:val="22"/>
                <w:lang w:val="es-MX"/>
              </w:rPr>
              <w:t xml:space="preserve">o </w:t>
            </w:r>
            <w:proofErr w:type="spellStart"/>
            <w:r w:rsidRPr="00900C71">
              <w:rPr>
                <w:rFonts w:ascii="Arial" w:eastAsia="Arial" w:hAnsi="Arial" w:cs="Arial"/>
                <w:sz w:val="22"/>
                <w:szCs w:val="22"/>
                <w:lang w:val="es-MX"/>
              </w:rPr>
              <w:t>tablet</w:t>
            </w:r>
            <w:proofErr w:type="spellEnd"/>
            <w:r w:rsidRPr="00900C71">
              <w:rPr>
                <w:rFonts w:ascii="Arial" w:eastAsia="Arial" w:hAnsi="Arial" w:cs="Arial"/>
                <w:sz w:val="22"/>
                <w:szCs w:val="22"/>
                <w:lang w:val="es-MX"/>
              </w:rPr>
              <w:t xml:space="preserve">. </w:t>
            </w:r>
          </w:p>
          <w:p w14:paraId="7A9D86F3" w14:textId="77777777" w:rsidR="00F378DE" w:rsidRDefault="00F378DE" w:rsidP="00F378DE">
            <w:pPr>
              <w:pStyle w:val="Prrafodelista"/>
              <w:autoSpaceDE/>
              <w:autoSpaceDN/>
              <w:spacing w:before="0" w:line="360" w:lineRule="auto"/>
              <w:rPr>
                <w:rFonts w:ascii="Arial" w:eastAsiaTheme="minorHAnsi" w:hAnsi="Arial" w:cs="Arial"/>
                <w:sz w:val="22"/>
                <w:szCs w:val="22"/>
              </w:rPr>
            </w:pPr>
            <w:r>
              <w:rPr>
                <w:rFonts w:ascii="Arial" w:eastAsiaTheme="minorHAnsi" w:hAnsi="Arial" w:cs="Arial"/>
                <w:sz w:val="22"/>
                <w:szCs w:val="22"/>
              </w:rPr>
              <w:t xml:space="preserve">Especificación: </w:t>
            </w:r>
          </w:p>
          <w:p w14:paraId="084F2466" w14:textId="77777777" w:rsidR="00F378DE" w:rsidRPr="00F378DE" w:rsidRDefault="00F378DE" w:rsidP="00AA2B8C">
            <w:pPr>
              <w:pStyle w:val="Prrafodelista"/>
              <w:numPr>
                <w:ilvl w:val="1"/>
                <w:numId w:val="9"/>
              </w:numPr>
              <w:autoSpaceDE/>
              <w:autoSpaceDN/>
              <w:spacing w:before="0" w:line="360" w:lineRule="auto"/>
              <w:rPr>
                <w:rFonts w:ascii="Arial" w:eastAsiaTheme="minorHAnsi" w:hAnsi="Arial" w:cs="Arial"/>
                <w:sz w:val="22"/>
                <w:szCs w:val="22"/>
              </w:rPr>
            </w:pPr>
            <w:r>
              <w:rPr>
                <w:rFonts w:ascii="Arial" w:eastAsiaTheme="minorHAnsi" w:hAnsi="Arial" w:cs="Arial"/>
                <w:sz w:val="22"/>
                <w:szCs w:val="22"/>
              </w:rPr>
              <w:t>Cámara frontal para uso general</w:t>
            </w:r>
            <w:r w:rsidRPr="00774DB0">
              <w:rPr>
                <w:rFonts w:ascii="Arial" w:eastAsiaTheme="minorHAnsi" w:hAnsi="Arial" w:cs="Arial"/>
                <w:sz w:val="22"/>
                <w:szCs w:val="22"/>
              </w:rPr>
              <w:t xml:space="preserve">. </w:t>
            </w:r>
            <w:r w:rsidRPr="00F378DE">
              <w:rPr>
                <w:rFonts w:ascii="Arial" w:eastAsiaTheme="minorHAnsi" w:hAnsi="Arial" w:cs="Arial"/>
                <w:sz w:val="22"/>
                <w:szCs w:val="22"/>
              </w:rPr>
              <w:t xml:space="preserve"> </w:t>
            </w:r>
          </w:p>
          <w:p w14:paraId="5F3403F1" w14:textId="77777777" w:rsidR="00F378DE" w:rsidRPr="00F378DE" w:rsidRDefault="00F378DE" w:rsidP="00AA2B8C">
            <w:pPr>
              <w:pStyle w:val="Prrafodelista"/>
              <w:numPr>
                <w:ilvl w:val="1"/>
                <w:numId w:val="9"/>
              </w:numPr>
              <w:autoSpaceDE/>
              <w:autoSpaceDN/>
              <w:spacing w:before="0" w:line="360" w:lineRule="auto"/>
              <w:rPr>
                <w:rFonts w:ascii="Arial" w:eastAsiaTheme="minorHAnsi" w:hAnsi="Arial" w:cs="Arial"/>
                <w:sz w:val="22"/>
                <w:szCs w:val="22"/>
              </w:rPr>
            </w:pPr>
            <w:r w:rsidRPr="00F378DE">
              <w:rPr>
                <w:rFonts w:ascii="Arial" w:eastAsiaTheme="minorHAnsi" w:hAnsi="Arial" w:cs="Arial"/>
                <w:sz w:val="22"/>
                <w:szCs w:val="22"/>
              </w:rPr>
              <w:t>Motor de vibración para retroalimentación del sistema.</w:t>
            </w:r>
          </w:p>
          <w:p w14:paraId="384CEFEF" w14:textId="09E7C65C" w:rsidR="00F378DE" w:rsidRPr="00F378DE" w:rsidRDefault="00F378DE" w:rsidP="00AA2B8C">
            <w:pPr>
              <w:pStyle w:val="Prrafodelista"/>
              <w:numPr>
                <w:ilvl w:val="1"/>
                <w:numId w:val="9"/>
              </w:numPr>
              <w:autoSpaceDE/>
              <w:autoSpaceDN/>
              <w:spacing w:before="0" w:line="360" w:lineRule="auto"/>
              <w:rPr>
                <w:rFonts w:ascii="Arial" w:eastAsiaTheme="minorHAnsi" w:hAnsi="Arial" w:cs="Arial"/>
                <w:sz w:val="22"/>
                <w:szCs w:val="22"/>
              </w:rPr>
            </w:pPr>
            <w:r w:rsidRPr="00F378DE">
              <w:rPr>
                <w:rFonts w:ascii="Arial" w:eastAsiaTheme="minorHAnsi" w:hAnsi="Arial" w:cs="Arial"/>
                <w:sz w:val="22"/>
                <w:szCs w:val="22"/>
              </w:rPr>
              <w:t>Salida de audio (bocinas o auriculares).</w:t>
            </w:r>
          </w:p>
          <w:p w14:paraId="5CD8ABD9" w14:textId="4775128C" w:rsidR="7A5F7B46" w:rsidRPr="00900C71" w:rsidRDefault="216B67EE" w:rsidP="00AA2B8C">
            <w:pPr>
              <w:pStyle w:val="Prrafodelista"/>
              <w:numPr>
                <w:ilvl w:val="0"/>
                <w:numId w:val="9"/>
              </w:numPr>
              <w:spacing w:before="0" w:line="360" w:lineRule="auto"/>
              <w:rPr>
                <w:rFonts w:ascii="Arial" w:eastAsia="Arial" w:hAnsi="Arial" w:cs="Arial"/>
                <w:sz w:val="22"/>
                <w:szCs w:val="22"/>
                <w:lang w:val="es-MX"/>
              </w:rPr>
            </w:pPr>
            <w:r w:rsidRPr="00900C71">
              <w:rPr>
                <w:rFonts w:ascii="Arial" w:eastAsia="Arial" w:hAnsi="Arial" w:cs="Arial"/>
                <w:sz w:val="22"/>
                <w:szCs w:val="22"/>
                <w:lang w:val="es-MX"/>
              </w:rPr>
              <w:t xml:space="preserve">Uso general: Familiarizado con aplicaciones móviles básicas (mensajería, redes sociales, consumo de contenido). </w:t>
            </w:r>
          </w:p>
          <w:p w14:paraId="6F6C5C57" w14:textId="77777777" w:rsidR="000E70D0" w:rsidRDefault="000E70D0" w:rsidP="00774DB0">
            <w:pPr>
              <w:spacing w:before="0" w:line="360" w:lineRule="auto"/>
              <w:jc w:val="both"/>
              <w:rPr>
                <w:rFonts w:ascii="Arial" w:eastAsia="Arial" w:hAnsi="Arial" w:cs="Arial"/>
                <w:lang w:val="es-MX"/>
              </w:rPr>
            </w:pPr>
          </w:p>
          <w:p w14:paraId="7008B7F0" w14:textId="21C2C04C" w:rsidR="000E70D0" w:rsidRPr="003C3164" w:rsidRDefault="00774DB0" w:rsidP="00774DB0">
            <w:pPr>
              <w:spacing w:after="160" w:line="360" w:lineRule="auto"/>
              <w:jc w:val="both"/>
              <w:rPr>
                <w:rFonts w:ascii="Arial" w:hAnsi="Arial" w:cs="Arial"/>
                <w:b/>
                <w:bCs/>
                <w:lang w:val="es-MX"/>
              </w:rPr>
            </w:pPr>
            <w:r w:rsidRPr="00774DB0">
              <w:rPr>
                <w:rFonts w:ascii="Arial" w:hAnsi="Arial" w:cs="Arial"/>
                <w:b/>
                <w:bCs/>
                <w:lang w:val="es-MX"/>
              </w:rPr>
              <w:t>Perfil de</w:t>
            </w:r>
            <w:r w:rsidR="00A80F45" w:rsidRPr="00774DB0">
              <w:rPr>
                <w:rFonts w:ascii="Arial" w:hAnsi="Arial" w:cs="Arial"/>
                <w:b/>
                <w:bCs/>
                <w:lang w:val="es-MX"/>
              </w:rPr>
              <w:t xml:space="preserve"> </w:t>
            </w:r>
            <w:r w:rsidR="00B15974" w:rsidRPr="00774DB0">
              <w:rPr>
                <w:rFonts w:ascii="Arial" w:hAnsi="Arial" w:cs="Arial"/>
                <w:b/>
                <w:bCs/>
                <w:lang w:val="es-MX"/>
              </w:rPr>
              <w:t xml:space="preserve">usuario </w:t>
            </w:r>
            <w:r w:rsidR="000E70D0" w:rsidRPr="00774DB0">
              <w:rPr>
                <w:rFonts w:ascii="Arial" w:hAnsi="Arial" w:cs="Arial"/>
                <w:b/>
                <w:bCs/>
                <w:lang w:val="es-MX"/>
              </w:rPr>
              <w:t>s</w:t>
            </w:r>
            <w:r w:rsidR="000E70D0" w:rsidRPr="003C3164">
              <w:rPr>
                <w:rFonts w:ascii="Arial" w:hAnsi="Arial" w:cs="Arial"/>
                <w:b/>
                <w:bCs/>
                <w:lang w:val="es-MX"/>
              </w:rPr>
              <w:t xml:space="preserve">ecundario: Facilitador y </w:t>
            </w:r>
            <w:r w:rsidR="000E70D0" w:rsidRPr="00774DB0">
              <w:rPr>
                <w:rFonts w:ascii="Arial" w:hAnsi="Arial" w:cs="Arial"/>
                <w:b/>
                <w:bCs/>
                <w:lang w:val="es-MX"/>
              </w:rPr>
              <w:t>p</w:t>
            </w:r>
            <w:r w:rsidR="000E70D0" w:rsidRPr="003C3164">
              <w:rPr>
                <w:rFonts w:ascii="Arial" w:hAnsi="Arial" w:cs="Arial"/>
                <w:b/>
                <w:bCs/>
                <w:lang w:val="es-MX"/>
              </w:rPr>
              <w:t xml:space="preserve">uente </w:t>
            </w:r>
            <w:r w:rsidR="000E70D0" w:rsidRPr="00774DB0">
              <w:rPr>
                <w:rFonts w:ascii="Arial" w:hAnsi="Arial" w:cs="Arial"/>
                <w:b/>
                <w:bCs/>
                <w:lang w:val="es-MX"/>
              </w:rPr>
              <w:t>c</w:t>
            </w:r>
            <w:r w:rsidR="000E70D0" w:rsidRPr="003C3164">
              <w:rPr>
                <w:rFonts w:ascii="Arial" w:hAnsi="Arial" w:cs="Arial"/>
                <w:b/>
                <w:bCs/>
                <w:lang w:val="es-MX"/>
              </w:rPr>
              <w:t>omunicativo</w:t>
            </w:r>
          </w:p>
          <w:p w14:paraId="19856DE6" w14:textId="77777777" w:rsidR="000E70D0" w:rsidRPr="003C3164" w:rsidRDefault="000E70D0" w:rsidP="00774DB0">
            <w:pPr>
              <w:spacing w:before="0" w:after="160" w:line="360" w:lineRule="auto"/>
              <w:jc w:val="both"/>
              <w:rPr>
                <w:rFonts w:ascii="Arial" w:hAnsi="Arial" w:cs="Arial"/>
                <w:b/>
                <w:bCs/>
              </w:rPr>
            </w:pPr>
            <w:r w:rsidRPr="003C3164">
              <w:rPr>
                <w:rFonts w:ascii="Arial" w:hAnsi="Arial" w:cs="Arial"/>
                <w:b/>
                <w:bCs/>
              </w:rPr>
              <w:t xml:space="preserve">Datos </w:t>
            </w:r>
            <w:proofErr w:type="spellStart"/>
            <w:r w:rsidRPr="00774DB0">
              <w:rPr>
                <w:rFonts w:ascii="Arial" w:hAnsi="Arial" w:cs="Arial"/>
                <w:b/>
                <w:bCs/>
              </w:rPr>
              <w:t>d</w:t>
            </w:r>
            <w:r w:rsidRPr="003C3164">
              <w:rPr>
                <w:rFonts w:ascii="Arial" w:hAnsi="Arial" w:cs="Arial"/>
                <w:b/>
                <w:bCs/>
              </w:rPr>
              <w:t>emográficos</w:t>
            </w:r>
            <w:proofErr w:type="spellEnd"/>
          </w:p>
          <w:p w14:paraId="044266B4" w14:textId="77777777" w:rsidR="00774DB0" w:rsidRDefault="000E70D0" w:rsidP="00AA2B8C">
            <w:pPr>
              <w:numPr>
                <w:ilvl w:val="0"/>
                <w:numId w:val="9"/>
              </w:numPr>
              <w:spacing w:before="0" w:after="160" w:line="360" w:lineRule="auto"/>
              <w:jc w:val="both"/>
              <w:rPr>
                <w:rFonts w:ascii="Arial" w:hAnsi="Arial" w:cs="Arial"/>
              </w:rPr>
            </w:pPr>
            <w:r w:rsidRPr="003C3164">
              <w:rPr>
                <w:rFonts w:ascii="Arial" w:hAnsi="Arial" w:cs="Arial"/>
              </w:rPr>
              <w:t xml:space="preserve">Edad: 18 a 65 </w:t>
            </w:r>
            <w:proofErr w:type="spellStart"/>
            <w:r w:rsidRPr="003C3164">
              <w:rPr>
                <w:rFonts w:ascii="Arial" w:hAnsi="Arial" w:cs="Arial"/>
              </w:rPr>
              <w:t>años</w:t>
            </w:r>
            <w:proofErr w:type="spellEnd"/>
            <w:r w:rsidRPr="003C3164">
              <w:rPr>
                <w:rFonts w:ascii="Arial" w:hAnsi="Arial" w:cs="Arial"/>
              </w:rPr>
              <w:t xml:space="preserve">. </w:t>
            </w:r>
          </w:p>
          <w:p w14:paraId="592D3FD2" w14:textId="6A3992E8" w:rsidR="000E70D0" w:rsidRPr="003C3164" w:rsidRDefault="000E70D0" w:rsidP="00AA2B8C">
            <w:pPr>
              <w:numPr>
                <w:ilvl w:val="0"/>
                <w:numId w:val="9"/>
              </w:numPr>
              <w:spacing w:before="0" w:after="160" w:line="360" w:lineRule="auto"/>
              <w:jc w:val="both"/>
              <w:rPr>
                <w:rFonts w:ascii="Arial" w:hAnsi="Arial" w:cs="Arial"/>
              </w:rPr>
            </w:pPr>
            <w:proofErr w:type="spellStart"/>
            <w:r w:rsidRPr="003C3164">
              <w:rPr>
                <w:rFonts w:ascii="Arial" w:hAnsi="Arial" w:cs="Arial"/>
              </w:rPr>
              <w:t>Género</w:t>
            </w:r>
            <w:proofErr w:type="spellEnd"/>
            <w:r w:rsidRPr="003C3164">
              <w:rPr>
                <w:rFonts w:ascii="Arial" w:hAnsi="Arial" w:cs="Arial"/>
              </w:rPr>
              <w:t xml:space="preserve">: </w:t>
            </w:r>
            <w:proofErr w:type="spellStart"/>
            <w:r w:rsidR="0070407A">
              <w:rPr>
                <w:rFonts w:ascii="Arial" w:hAnsi="Arial" w:cs="Arial"/>
              </w:rPr>
              <w:t>Masculino</w:t>
            </w:r>
            <w:proofErr w:type="spellEnd"/>
            <w:r w:rsidR="0070407A">
              <w:rPr>
                <w:rFonts w:ascii="Arial" w:hAnsi="Arial" w:cs="Arial"/>
              </w:rPr>
              <w:t xml:space="preserve"> o </w:t>
            </w:r>
            <w:proofErr w:type="spellStart"/>
            <w:r w:rsidR="0070407A">
              <w:rPr>
                <w:rFonts w:ascii="Arial" w:hAnsi="Arial" w:cs="Arial"/>
              </w:rPr>
              <w:t>Femenino</w:t>
            </w:r>
            <w:proofErr w:type="spellEnd"/>
            <w:r w:rsidR="0070407A">
              <w:rPr>
                <w:rFonts w:ascii="Arial" w:hAnsi="Arial" w:cs="Arial"/>
              </w:rPr>
              <w:t xml:space="preserve">. </w:t>
            </w:r>
          </w:p>
          <w:p w14:paraId="37F63547"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 xml:space="preserve">Ubicación: Áreas urbanas y semiurbanas de México. </w:t>
            </w:r>
          </w:p>
          <w:p w14:paraId="7B66C466" w14:textId="77777777" w:rsidR="000E70D0"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 xml:space="preserve">Nivel socioeconómico: Medio-bajo a alto. </w:t>
            </w:r>
          </w:p>
          <w:p w14:paraId="007A4B1F" w14:textId="11C32DD2" w:rsidR="00493492" w:rsidRPr="003C3164" w:rsidRDefault="00493492" w:rsidP="00AA2B8C">
            <w:pPr>
              <w:numPr>
                <w:ilvl w:val="0"/>
                <w:numId w:val="9"/>
              </w:numPr>
              <w:spacing w:before="0" w:after="160" w:line="360" w:lineRule="auto"/>
              <w:jc w:val="both"/>
              <w:rPr>
                <w:rFonts w:ascii="Arial" w:hAnsi="Arial" w:cs="Arial"/>
                <w:lang w:val="es-MX"/>
              </w:rPr>
            </w:pPr>
            <w:r w:rsidRPr="00493492">
              <w:rPr>
                <w:rFonts w:ascii="Arial" w:hAnsi="Arial" w:cs="Arial"/>
                <w:lang w:val="es-MX"/>
              </w:rPr>
              <w:lastRenderedPageBreak/>
              <w:t>Nivel educativo: Variable. Desde educación básica (en proceso de alfabetización) hasta nivel medio superior y superior.</w:t>
            </w:r>
          </w:p>
          <w:p w14:paraId="30897491" w14:textId="77777777" w:rsidR="000E70D0" w:rsidRPr="003C3164" w:rsidRDefault="000E70D0" w:rsidP="00774DB0">
            <w:pPr>
              <w:spacing w:before="0" w:after="160" w:line="360" w:lineRule="auto"/>
              <w:jc w:val="both"/>
              <w:rPr>
                <w:rFonts w:ascii="Arial" w:hAnsi="Arial" w:cs="Arial"/>
                <w:b/>
                <w:bCs/>
              </w:rPr>
            </w:pPr>
            <w:proofErr w:type="spellStart"/>
            <w:r w:rsidRPr="003C3164">
              <w:rPr>
                <w:rFonts w:ascii="Arial" w:hAnsi="Arial" w:cs="Arial"/>
                <w:b/>
                <w:bCs/>
              </w:rPr>
              <w:t>Contexto</w:t>
            </w:r>
            <w:proofErr w:type="spellEnd"/>
            <w:r w:rsidRPr="003C3164">
              <w:rPr>
                <w:rFonts w:ascii="Arial" w:hAnsi="Arial" w:cs="Arial"/>
                <w:b/>
                <w:bCs/>
              </w:rPr>
              <w:t xml:space="preserve"> de </w:t>
            </w:r>
            <w:r w:rsidRPr="00774DB0">
              <w:rPr>
                <w:rFonts w:ascii="Arial" w:hAnsi="Arial" w:cs="Arial"/>
                <w:b/>
                <w:bCs/>
              </w:rPr>
              <w:t>i</w:t>
            </w:r>
            <w:r w:rsidRPr="003C3164">
              <w:rPr>
                <w:rFonts w:ascii="Arial" w:hAnsi="Arial" w:cs="Arial"/>
                <w:b/>
                <w:bCs/>
              </w:rPr>
              <w:t>nteracción</w:t>
            </w:r>
          </w:p>
          <w:p w14:paraId="2449ADBA"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 xml:space="preserve">Entorno: Espacios de interacción cotidiana donde puede surgir la necesidad de comunicación entre personas oyentes y sordas (hogar, escuela, trabajo, servicios o encuentros fortuitos en la vía pública). </w:t>
            </w:r>
          </w:p>
          <w:p w14:paraId="399A8440" w14:textId="58693DF5"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Participación en la interacción:</w:t>
            </w:r>
            <w:r w:rsidR="00774DB0">
              <w:rPr>
                <w:rFonts w:ascii="Arial" w:hAnsi="Arial" w:cs="Arial"/>
                <w:lang w:val="es-MX"/>
              </w:rPr>
              <w:t xml:space="preserve"> </w:t>
            </w:r>
            <w:r w:rsidRPr="003C3164">
              <w:rPr>
                <w:rFonts w:ascii="Arial" w:hAnsi="Arial" w:cs="Arial"/>
                <w:lang w:val="es-MX"/>
              </w:rPr>
              <w:t xml:space="preserve">El usuario puede intervenir de forma intencional o circunstancial como: </w:t>
            </w:r>
          </w:p>
          <w:p w14:paraId="77D05042" w14:textId="77777777" w:rsidR="000E70D0" w:rsidRPr="003C3164" w:rsidRDefault="000E70D0" w:rsidP="00AA2B8C">
            <w:pPr>
              <w:numPr>
                <w:ilvl w:val="1"/>
                <w:numId w:val="9"/>
              </w:numPr>
              <w:spacing w:before="0" w:after="160" w:line="360" w:lineRule="auto"/>
              <w:jc w:val="both"/>
              <w:rPr>
                <w:rFonts w:ascii="Arial" w:hAnsi="Arial" w:cs="Arial"/>
                <w:lang w:val="es-MX"/>
              </w:rPr>
            </w:pPr>
            <w:r w:rsidRPr="003C3164">
              <w:rPr>
                <w:rFonts w:ascii="Arial" w:hAnsi="Arial" w:cs="Arial"/>
                <w:lang w:val="es-MX"/>
              </w:rPr>
              <w:t xml:space="preserve">Facilitador de comunicación: apoyando el intercambio de información entre personas. </w:t>
            </w:r>
          </w:p>
          <w:p w14:paraId="0DA3D8FC" w14:textId="77777777" w:rsidR="000E70D0" w:rsidRPr="003C3164" w:rsidRDefault="000E70D0" w:rsidP="00AA2B8C">
            <w:pPr>
              <w:numPr>
                <w:ilvl w:val="1"/>
                <w:numId w:val="9"/>
              </w:numPr>
              <w:spacing w:before="0" w:after="160" w:line="360" w:lineRule="auto"/>
              <w:jc w:val="both"/>
              <w:rPr>
                <w:rFonts w:ascii="Arial" w:hAnsi="Arial" w:cs="Arial"/>
                <w:lang w:val="es-MX"/>
              </w:rPr>
            </w:pPr>
            <w:r w:rsidRPr="003C3164">
              <w:rPr>
                <w:rFonts w:ascii="Arial" w:hAnsi="Arial" w:cs="Arial"/>
                <w:lang w:val="es-MX"/>
              </w:rPr>
              <w:t>Facilitador tecnológico: ayudando a otr</w:t>
            </w:r>
            <w:r w:rsidRPr="00774DB0">
              <w:rPr>
                <w:rFonts w:ascii="Arial" w:hAnsi="Arial" w:cs="Arial"/>
                <w:lang w:val="es-MX"/>
              </w:rPr>
              <w:t xml:space="preserve">as personas </w:t>
            </w:r>
            <w:r w:rsidRPr="003C3164">
              <w:rPr>
                <w:rFonts w:ascii="Arial" w:hAnsi="Arial" w:cs="Arial"/>
                <w:lang w:val="es-MX"/>
              </w:rPr>
              <w:t xml:space="preserve">(niños, adultos mayores u otros) a utilizar dispositivos o comprender interfaces digitales. </w:t>
            </w:r>
          </w:p>
          <w:p w14:paraId="61C7E954" w14:textId="77777777" w:rsidR="000E70D0" w:rsidRPr="003C3164" w:rsidRDefault="000E70D0" w:rsidP="00774DB0">
            <w:pPr>
              <w:spacing w:before="0" w:after="160" w:line="360" w:lineRule="auto"/>
              <w:jc w:val="both"/>
              <w:rPr>
                <w:rFonts w:ascii="Arial" w:hAnsi="Arial" w:cs="Arial"/>
                <w:b/>
                <w:bCs/>
              </w:rPr>
            </w:pPr>
            <w:proofErr w:type="spellStart"/>
            <w:r w:rsidRPr="003C3164">
              <w:rPr>
                <w:rFonts w:ascii="Arial" w:hAnsi="Arial" w:cs="Arial"/>
                <w:b/>
                <w:bCs/>
              </w:rPr>
              <w:t>Objetivos</w:t>
            </w:r>
            <w:proofErr w:type="spellEnd"/>
            <w:r w:rsidRPr="003C3164">
              <w:rPr>
                <w:rFonts w:ascii="Arial" w:hAnsi="Arial" w:cs="Arial"/>
                <w:b/>
                <w:bCs/>
              </w:rPr>
              <w:t xml:space="preserve"> de </w:t>
            </w:r>
            <w:proofErr w:type="spellStart"/>
            <w:r w:rsidRPr="00774DB0">
              <w:rPr>
                <w:rFonts w:ascii="Arial" w:hAnsi="Arial" w:cs="Arial"/>
                <w:b/>
                <w:bCs/>
              </w:rPr>
              <w:t>u</w:t>
            </w:r>
            <w:r w:rsidRPr="003C3164">
              <w:rPr>
                <w:rFonts w:ascii="Arial" w:hAnsi="Arial" w:cs="Arial"/>
                <w:b/>
                <w:bCs/>
              </w:rPr>
              <w:t>so</w:t>
            </w:r>
            <w:proofErr w:type="spellEnd"/>
          </w:p>
          <w:p w14:paraId="4D4F14AE"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 xml:space="preserve">Mediación comunicativa: Facilitar el intercambio de información en situaciones específicas. </w:t>
            </w:r>
          </w:p>
          <w:p w14:paraId="6DD936E4"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 xml:space="preserve">Consulta puntual: Identificar el significado de una seña o cómo expresar una idea básica sin profundizar en el aprendizaje formal. </w:t>
            </w:r>
          </w:p>
          <w:p w14:paraId="411BC74F"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 xml:space="preserve">Apoyo a terceros: Asistir a otros usuarios en la comprensión de información o en el uso de dispositivos. </w:t>
            </w:r>
          </w:p>
          <w:p w14:paraId="61B9EC8D" w14:textId="77777777" w:rsidR="000E70D0" w:rsidRPr="003C3164" w:rsidRDefault="000E70D0" w:rsidP="00774DB0">
            <w:pPr>
              <w:spacing w:before="0" w:after="160" w:line="360" w:lineRule="auto"/>
              <w:jc w:val="both"/>
              <w:rPr>
                <w:rFonts w:ascii="Arial" w:hAnsi="Arial" w:cs="Arial"/>
                <w:b/>
                <w:bCs/>
              </w:rPr>
            </w:pPr>
            <w:proofErr w:type="spellStart"/>
            <w:r w:rsidRPr="003C3164">
              <w:rPr>
                <w:rFonts w:ascii="Arial" w:hAnsi="Arial" w:cs="Arial"/>
                <w:b/>
                <w:bCs/>
              </w:rPr>
              <w:t>Capacidad</w:t>
            </w:r>
            <w:proofErr w:type="spellEnd"/>
            <w:r w:rsidRPr="003C3164">
              <w:rPr>
                <w:rFonts w:ascii="Arial" w:hAnsi="Arial" w:cs="Arial"/>
                <w:b/>
                <w:bCs/>
              </w:rPr>
              <w:t xml:space="preserve"> </w:t>
            </w:r>
            <w:proofErr w:type="spellStart"/>
            <w:r w:rsidRPr="00774DB0">
              <w:rPr>
                <w:rFonts w:ascii="Arial" w:hAnsi="Arial" w:cs="Arial"/>
                <w:b/>
                <w:bCs/>
              </w:rPr>
              <w:t>l</w:t>
            </w:r>
            <w:r w:rsidRPr="003C3164">
              <w:rPr>
                <w:rFonts w:ascii="Arial" w:hAnsi="Arial" w:cs="Arial"/>
                <w:b/>
                <w:bCs/>
              </w:rPr>
              <w:t>ingüística</w:t>
            </w:r>
            <w:proofErr w:type="spellEnd"/>
            <w:r w:rsidRPr="003C3164">
              <w:rPr>
                <w:rFonts w:ascii="Arial" w:hAnsi="Arial" w:cs="Arial"/>
                <w:b/>
                <w:bCs/>
              </w:rPr>
              <w:t xml:space="preserve"> y </w:t>
            </w:r>
            <w:proofErr w:type="spellStart"/>
            <w:r w:rsidRPr="00774DB0">
              <w:rPr>
                <w:rFonts w:ascii="Arial" w:hAnsi="Arial" w:cs="Arial"/>
                <w:b/>
                <w:bCs/>
              </w:rPr>
              <w:t>a</w:t>
            </w:r>
            <w:r w:rsidRPr="003C3164">
              <w:rPr>
                <w:rFonts w:ascii="Arial" w:hAnsi="Arial" w:cs="Arial"/>
                <w:b/>
                <w:bCs/>
              </w:rPr>
              <w:t>lfabetización</w:t>
            </w:r>
            <w:proofErr w:type="spellEnd"/>
          </w:p>
          <w:p w14:paraId="34B4C8AC" w14:textId="77777777" w:rsidR="000E70D0" w:rsidRPr="003C3164" w:rsidRDefault="000E70D0" w:rsidP="00AA2B8C">
            <w:pPr>
              <w:numPr>
                <w:ilvl w:val="0"/>
                <w:numId w:val="9"/>
              </w:numPr>
              <w:spacing w:before="0" w:after="160" w:line="360" w:lineRule="auto"/>
              <w:jc w:val="both"/>
              <w:rPr>
                <w:rFonts w:ascii="Arial" w:hAnsi="Arial" w:cs="Arial"/>
              </w:rPr>
            </w:pPr>
            <w:r w:rsidRPr="003C3164">
              <w:rPr>
                <w:rFonts w:ascii="Arial" w:hAnsi="Arial" w:cs="Arial"/>
              </w:rPr>
              <w:t xml:space="preserve">Lengua base (L1): </w:t>
            </w:r>
            <w:r w:rsidRPr="00774DB0">
              <w:rPr>
                <w:rFonts w:ascii="Arial" w:hAnsi="Arial" w:cs="Arial"/>
              </w:rPr>
              <w:t>Español</w:t>
            </w:r>
            <w:r w:rsidRPr="003C3164">
              <w:rPr>
                <w:rFonts w:ascii="Arial" w:hAnsi="Arial" w:cs="Arial"/>
              </w:rPr>
              <w:t xml:space="preserve">. </w:t>
            </w:r>
          </w:p>
          <w:p w14:paraId="16833418"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 xml:space="preserve">Nivel de español escrito: Fluido. </w:t>
            </w:r>
          </w:p>
          <w:p w14:paraId="42724CBE"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 xml:space="preserve">Competencia en LSM: Nula a básica. </w:t>
            </w:r>
          </w:p>
          <w:p w14:paraId="35F6EE90" w14:textId="77777777" w:rsidR="000E70D0" w:rsidRPr="003C3164" w:rsidRDefault="000E70D0" w:rsidP="00774DB0">
            <w:pPr>
              <w:spacing w:before="0" w:after="160" w:line="360" w:lineRule="auto"/>
              <w:jc w:val="both"/>
              <w:rPr>
                <w:rFonts w:ascii="Arial" w:hAnsi="Arial" w:cs="Arial"/>
                <w:b/>
                <w:bCs/>
              </w:rPr>
            </w:pPr>
            <w:proofErr w:type="spellStart"/>
            <w:r w:rsidRPr="003C3164">
              <w:rPr>
                <w:rFonts w:ascii="Arial" w:hAnsi="Arial" w:cs="Arial"/>
                <w:b/>
                <w:bCs/>
              </w:rPr>
              <w:t>Características</w:t>
            </w:r>
            <w:proofErr w:type="spellEnd"/>
            <w:r w:rsidRPr="003C3164">
              <w:rPr>
                <w:rFonts w:ascii="Arial" w:hAnsi="Arial" w:cs="Arial"/>
                <w:b/>
                <w:bCs/>
              </w:rPr>
              <w:t xml:space="preserve"> </w:t>
            </w:r>
            <w:r w:rsidRPr="00774DB0">
              <w:rPr>
                <w:rFonts w:ascii="Arial" w:hAnsi="Arial" w:cs="Arial"/>
                <w:b/>
                <w:bCs/>
              </w:rPr>
              <w:t>c</w:t>
            </w:r>
            <w:r w:rsidRPr="003C3164">
              <w:rPr>
                <w:rFonts w:ascii="Arial" w:hAnsi="Arial" w:cs="Arial"/>
                <w:b/>
                <w:bCs/>
              </w:rPr>
              <w:t xml:space="preserve">ognitivas y </w:t>
            </w:r>
            <w:proofErr w:type="spellStart"/>
            <w:r w:rsidRPr="00774DB0">
              <w:rPr>
                <w:rFonts w:ascii="Arial" w:hAnsi="Arial" w:cs="Arial"/>
                <w:b/>
                <w:bCs/>
              </w:rPr>
              <w:t>s</w:t>
            </w:r>
            <w:r w:rsidRPr="003C3164">
              <w:rPr>
                <w:rFonts w:ascii="Arial" w:hAnsi="Arial" w:cs="Arial"/>
                <w:b/>
                <w:bCs/>
              </w:rPr>
              <w:t>ensoriales</w:t>
            </w:r>
            <w:proofErr w:type="spellEnd"/>
          </w:p>
          <w:p w14:paraId="5D2AE679" w14:textId="77777777" w:rsidR="000E70D0" w:rsidRPr="003C3164" w:rsidRDefault="000E70D0" w:rsidP="00AA2B8C">
            <w:pPr>
              <w:numPr>
                <w:ilvl w:val="0"/>
                <w:numId w:val="9"/>
              </w:numPr>
              <w:spacing w:before="0" w:after="160" w:line="360" w:lineRule="auto"/>
              <w:jc w:val="both"/>
              <w:rPr>
                <w:rFonts w:ascii="Arial" w:hAnsi="Arial" w:cs="Arial"/>
              </w:rPr>
            </w:pPr>
            <w:proofErr w:type="spellStart"/>
            <w:r w:rsidRPr="003C3164">
              <w:rPr>
                <w:rFonts w:ascii="Arial" w:hAnsi="Arial" w:cs="Arial"/>
              </w:rPr>
              <w:t>Audición</w:t>
            </w:r>
            <w:proofErr w:type="spellEnd"/>
            <w:r w:rsidRPr="003C3164">
              <w:rPr>
                <w:rFonts w:ascii="Arial" w:hAnsi="Arial" w:cs="Arial"/>
              </w:rPr>
              <w:t xml:space="preserve">: </w:t>
            </w:r>
            <w:proofErr w:type="spellStart"/>
            <w:r w:rsidRPr="003C3164">
              <w:rPr>
                <w:rFonts w:ascii="Arial" w:hAnsi="Arial" w:cs="Arial"/>
              </w:rPr>
              <w:t>Generalmente</w:t>
            </w:r>
            <w:proofErr w:type="spellEnd"/>
            <w:r w:rsidRPr="003C3164">
              <w:rPr>
                <w:rFonts w:ascii="Arial" w:hAnsi="Arial" w:cs="Arial"/>
              </w:rPr>
              <w:t xml:space="preserve"> </w:t>
            </w:r>
            <w:proofErr w:type="spellStart"/>
            <w:r w:rsidRPr="003C3164">
              <w:rPr>
                <w:rFonts w:ascii="Arial" w:hAnsi="Arial" w:cs="Arial"/>
              </w:rPr>
              <w:t>funcional</w:t>
            </w:r>
            <w:proofErr w:type="spellEnd"/>
            <w:r w:rsidRPr="003C3164">
              <w:rPr>
                <w:rFonts w:ascii="Arial" w:hAnsi="Arial" w:cs="Arial"/>
              </w:rPr>
              <w:t xml:space="preserve">. </w:t>
            </w:r>
          </w:p>
          <w:p w14:paraId="51D899D4"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lastRenderedPageBreak/>
              <w:t xml:space="preserve">Visión: Capacidad para interpretar información visual y movimientos. </w:t>
            </w:r>
          </w:p>
          <w:p w14:paraId="7D924D1A"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 xml:space="preserve">Motricidad: Capacidad para interactuar con dispositivos y reproducir señas de forma básica. </w:t>
            </w:r>
          </w:p>
          <w:p w14:paraId="70A4DEA5" w14:textId="77777777" w:rsidR="000E70D0" w:rsidRPr="003C3164" w:rsidRDefault="000E70D0" w:rsidP="00AA2B8C">
            <w:pPr>
              <w:numPr>
                <w:ilvl w:val="0"/>
                <w:numId w:val="9"/>
              </w:numPr>
              <w:spacing w:before="0" w:after="160" w:line="360" w:lineRule="auto"/>
              <w:jc w:val="both"/>
              <w:rPr>
                <w:rFonts w:ascii="Arial" w:hAnsi="Arial" w:cs="Arial"/>
                <w:lang w:val="es-MX"/>
              </w:rPr>
            </w:pPr>
            <w:r w:rsidRPr="003C3164">
              <w:rPr>
                <w:rFonts w:ascii="Arial" w:hAnsi="Arial" w:cs="Arial"/>
                <w:lang w:val="es-MX"/>
              </w:rPr>
              <w:t>Capacidad funcional: Puede comprender instrucciones y ejecutar acciones en dispositivos digitales para apoyar a otros usuarios.</w:t>
            </w:r>
          </w:p>
          <w:p w14:paraId="7FFE580C" w14:textId="77777777" w:rsidR="000E70D0" w:rsidRPr="003C3164" w:rsidRDefault="000E70D0" w:rsidP="00774DB0">
            <w:pPr>
              <w:spacing w:before="0" w:after="160" w:line="360" w:lineRule="auto"/>
              <w:jc w:val="both"/>
              <w:rPr>
                <w:rFonts w:ascii="Arial" w:hAnsi="Arial" w:cs="Arial"/>
                <w:b/>
                <w:bCs/>
              </w:rPr>
            </w:pPr>
            <w:proofErr w:type="spellStart"/>
            <w:r w:rsidRPr="003C3164">
              <w:rPr>
                <w:rFonts w:ascii="Arial" w:hAnsi="Arial" w:cs="Arial"/>
                <w:b/>
                <w:bCs/>
              </w:rPr>
              <w:t>Hábitos</w:t>
            </w:r>
            <w:proofErr w:type="spellEnd"/>
            <w:r w:rsidRPr="003C3164">
              <w:rPr>
                <w:rFonts w:ascii="Arial" w:hAnsi="Arial" w:cs="Arial"/>
                <w:b/>
                <w:bCs/>
              </w:rPr>
              <w:t xml:space="preserve"> </w:t>
            </w:r>
            <w:proofErr w:type="spellStart"/>
            <w:r w:rsidRPr="00774DB0">
              <w:rPr>
                <w:rFonts w:ascii="Arial" w:hAnsi="Arial" w:cs="Arial"/>
                <w:b/>
                <w:bCs/>
              </w:rPr>
              <w:t>d</w:t>
            </w:r>
            <w:r w:rsidRPr="003C3164">
              <w:rPr>
                <w:rFonts w:ascii="Arial" w:hAnsi="Arial" w:cs="Arial"/>
                <w:b/>
                <w:bCs/>
              </w:rPr>
              <w:t>igitales</w:t>
            </w:r>
            <w:proofErr w:type="spellEnd"/>
            <w:r w:rsidRPr="003C3164">
              <w:rPr>
                <w:rFonts w:ascii="Arial" w:hAnsi="Arial" w:cs="Arial"/>
                <w:b/>
                <w:bCs/>
              </w:rPr>
              <w:t xml:space="preserve"> y </w:t>
            </w:r>
            <w:proofErr w:type="spellStart"/>
            <w:r w:rsidRPr="00774DB0">
              <w:rPr>
                <w:rFonts w:ascii="Arial" w:hAnsi="Arial" w:cs="Arial"/>
                <w:b/>
                <w:bCs/>
              </w:rPr>
              <w:t>p</w:t>
            </w:r>
            <w:r w:rsidRPr="003C3164">
              <w:rPr>
                <w:rFonts w:ascii="Arial" w:hAnsi="Arial" w:cs="Arial"/>
                <w:b/>
                <w:bCs/>
              </w:rPr>
              <w:t>erfil</w:t>
            </w:r>
            <w:proofErr w:type="spellEnd"/>
            <w:r w:rsidRPr="003C3164">
              <w:rPr>
                <w:rFonts w:ascii="Arial" w:hAnsi="Arial" w:cs="Arial"/>
                <w:b/>
                <w:bCs/>
              </w:rPr>
              <w:t xml:space="preserve"> </w:t>
            </w:r>
            <w:proofErr w:type="spellStart"/>
            <w:r w:rsidRPr="00774DB0">
              <w:rPr>
                <w:rFonts w:ascii="Arial" w:hAnsi="Arial" w:cs="Arial"/>
                <w:b/>
                <w:bCs/>
              </w:rPr>
              <w:t>t</w:t>
            </w:r>
            <w:r w:rsidRPr="003C3164">
              <w:rPr>
                <w:rFonts w:ascii="Arial" w:hAnsi="Arial" w:cs="Arial"/>
                <w:b/>
                <w:bCs/>
              </w:rPr>
              <w:t>ecnológico</w:t>
            </w:r>
            <w:proofErr w:type="spellEnd"/>
          </w:p>
          <w:p w14:paraId="5B84CB27" w14:textId="77777777" w:rsidR="000E70D0" w:rsidRPr="00774DB0" w:rsidRDefault="000E70D0" w:rsidP="00AA2B8C">
            <w:pPr>
              <w:pStyle w:val="Prrafodelista"/>
              <w:numPr>
                <w:ilvl w:val="0"/>
                <w:numId w:val="9"/>
              </w:numPr>
              <w:autoSpaceDE/>
              <w:autoSpaceDN/>
              <w:spacing w:before="0" w:line="360" w:lineRule="auto"/>
              <w:rPr>
                <w:rFonts w:ascii="Arial" w:eastAsiaTheme="minorHAnsi" w:hAnsi="Arial" w:cs="Arial"/>
                <w:sz w:val="22"/>
                <w:szCs w:val="22"/>
              </w:rPr>
            </w:pPr>
            <w:r w:rsidRPr="00774DB0">
              <w:rPr>
                <w:rFonts w:ascii="Arial" w:eastAsiaTheme="minorHAnsi" w:hAnsi="Arial" w:cs="Arial"/>
                <w:sz w:val="22"/>
                <w:szCs w:val="22"/>
              </w:rPr>
              <w:t xml:space="preserve">Nivel digital: Intermedio a avanzado, con capacidad para utilizar y explicar funciones básicas de dispositivos móviles. </w:t>
            </w:r>
          </w:p>
          <w:p w14:paraId="10728EAF" w14:textId="4A0B53DD" w:rsidR="000E70D0" w:rsidRDefault="000E70D0" w:rsidP="00AA2B8C">
            <w:pPr>
              <w:pStyle w:val="Prrafodelista"/>
              <w:numPr>
                <w:ilvl w:val="0"/>
                <w:numId w:val="9"/>
              </w:numPr>
              <w:autoSpaceDE/>
              <w:autoSpaceDN/>
              <w:spacing w:before="0" w:line="360" w:lineRule="auto"/>
              <w:rPr>
                <w:rFonts w:ascii="Arial" w:eastAsiaTheme="minorHAnsi" w:hAnsi="Arial" w:cs="Arial"/>
                <w:sz w:val="22"/>
                <w:szCs w:val="22"/>
              </w:rPr>
            </w:pPr>
            <w:r w:rsidRPr="00774DB0">
              <w:rPr>
                <w:rFonts w:ascii="Arial" w:eastAsiaTheme="minorHAnsi" w:hAnsi="Arial" w:cs="Arial"/>
                <w:sz w:val="22"/>
                <w:szCs w:val="22"/>
              </w:rPr>
              <w:t xml:space="preserve">Dispositivo principal: </w:t>
            </w:r>
            <w:r w:rsidR="00DA316D" w:rsidRPr="00900C71">
              <w:rPr>
                <w:rFonts w:ascii="Arial" w:eastAsia="Arial" w:hAnsi="Arial" w:cs="Arial"/>
                <w:sz w:val="22"/>
                <w:szCs w:val="22"/>
                <w:lang w:val="es-MX"/>
              </w:rPr>
              <w:t xml:space="preserve">Uso de </w:t>
            </w:r>
            <w:r w:rsidR="00DA316D">
              <w:rPr>
                <w:rFonts w:ascii="Arial" w:eastAsia="Arial" w:hAnsi="Arial" w:cs="Arial"/>
                <w:sz w:val="22"/>
                <w:szCs w:val="22"/>
                <w:lang w:val="es-MX"/>
              </w:rPr>
              <w:t xml:space="preserve">teléfono celular </w:t>
            </w:r>
            <w:r w:rsidRPr="00774DB0">
              <w:rPr>
                <w:rFonts w:ascii="Arial" w:eastAsiaTheme="minorHAnsi" w:hAnsi="Arial" w:cs="Arial"/>
                <w:sz w:val="22"/>
                <w:szCs w:val="22"/>
              </w:rPr>
              <w:t xml:space="preserve">o </w:t>
            </w:r>
            <w:proofErr w:type="spellStart"/>
            <w:r w:rsidRPr="00774DB0">
              <w:rPr>
                <w:rFonts w:ascii="Arial" w:eastAsiaTheme="minorHAnsi" w:hAnsi="Arial" w:cs="Arial"/>
                <w:sz w:val="22"/>
                <w:szCs w:val="22"/>
              </w:rPr>
              <w:t>tablet</w:t>
            </w:r>
            <w:proofErr w:type="spellEnd"/>
            <w:r w:rsidRPr="00774DB0">
              <w:rPr>
                <w:rFonts w:ascii="Arial" w:eastAsiaTheme="minorHAnsi" w:hAnsi="Arial" w:cs="Arial"/>
                <w:sz w:val="22"/>
                <w:szCs w:val="22"/>
              </w:rPr>
              <w:t xml:space="preserve">. </w:t>
            </w:r>
          </w:p>
          <w:p w14:paraId="4C2DDAA3" w14:textId="77777777" w:rsidR="00F378DE" w:rsidRDefault="00F378DE" w:rsidP="00F378DE">
            <w:pPr>
              <w:pStyle w:val="Prrafodelista"/>
              <w:autoSpaceDE/>
              <w:autoSpaceDN/>
              <w:spacing w:before="0" w:line="360" w:lineRule="auto"/>
              <w:rPr>
                <w:rFonts w:ascii="Arial" w:eastAsiaTheme="minorHAnsi" w:hAnsi="Arial" w:cs="Arial"/>
                <w:sz w:val="22"/>
                <w:szCs w:val="22"/>
              </w:rPr>
            </w:pPr>
            <w:r>
              <w:rPr>
                <w:rFonts w:ascii="Arial" w:eastAsiaTheme="minorHAnsi" w:hAnsi="Arial" w:cs="Arial"/>
                <w:sz w:val="22"/>
                <w:szCs w:val="22"/>
              </w:rPr>
              <w:t xml:space="preserve">Especificación: </w:t>
            </w:r>
          </w:p>
          <w:p w14:paraId="242CE7D5" w14:textId="77777777" w:rsidR="00F378DE" w:rsidRPr="00F378DE" w:rsidRDefault="00F378DE" w:rsidP="00AA2B8C">
            <w:pPr>
              <w:pStyle w:val="Prrafodelista"/>
              <w:numPr>
                <w:ilvl w:val="1"/>
                <w:numId w:val="9"/>
              </w:numPr>
              <w:autoSpaceDE/>
              <w:autoSpaceDN/>
              <w:spacing w:before="0" w:line="360" w:lineRule="auto"/>
              <w:rPr>
                <w:rFonts w:ascii="Arial" w:eastAsiaTheme="minorHAnsi" w:hAnsi="Arial" w:cs="Arial"/>
                <w:sz w:val="22"/>
                <w:szCs w:val="22"/>
              </w:rPr>
            </w:pPr>
            <w:r>
              <w:rPr>
                <w:rFonts w:ascii="Arial" w:eastAsiaTheme="minorHAnsi" w:hAnsi="Arial" w:cs="Arial"/>
                <w:sz w:val="22"/>
                <w:szCs w:val="22"/>
              </w:rPr>
              <w:t>Cámara frontal para uso general</w:t>
            </w:r>
            <w:r w:rsidRPr="00774DB0">
              <w:rPr>
                <w:rFonts w:ascii="Arial" w:eastAsiaTheme="minorHAnsi" w:hAnsi="Arial" w:cs="Arial"/>
                <w:sz w:val="22"/>
                <w:szCs w:val="22"/>
              </w:rPr>
              <w:t xml:space="preserve">. </w:t>
            </w:r>
            <w:r w:rsidRPr="00F378DE">
              <w:rPr>
                <w:rFonts w:ascii="Arial" w:eastAsiaTheme="minorHAnsi" w:hAnsi="Arial" w:cs="Arial"/>
                <w:sz w:val="22"/>
                <w:szCs w:val="22"/>
              </w:rPr>
              <w:t xml:space="preserve"> </w:t>
            </w:r>
          </w:p>
          <w:p w14:paraId="2F2328C0" w14:textId="77777777" w:rsidR="00F378DE" w:rsidRPr="00F378DE" w:rsidRDefault="00F378DE" w:rsidP="00AA2B8C">
            <w:pPr>
              <w:pStyle w:val="Prrafodelista"/>
              <w:numPr>
                <w:ilvl w:val="1"/>
                <w:numId w:val="9"/>
              </w:numPr>
              <w:autoSpaceDE/>
              <w:autoSpaceDN/>
              <w:spacing w:before="0" w:line="360" w:lineRule="auto"/>
              <w:rPr>
                <w:rFonts w:ascii="Arial" w:eastAsiaTheme="minorHAnsi" w:hAnsi="Arial" w:cs="Arial"/>
                <w:sz w:val="22"/>
                <w:szCs w:val="22"/>
              </w:rPr>
            </w:pPr>
            <w:r w:rsidRPr="00F378DE">
              <w:rPr>
                <w:rFonts w:ascii="Arial" w:eastAsiaTheme="minorHAnsi" w:hAnsi="Arial" w:cs="Arial"/>
                <w:sz w:val="22"/>
                <w:szCs w:val="22"/>
              </w:rPr>
              <w:t>Motor de vibración para retroalimentación del sistema.</w:t>
            </w:r>
          </w:p>
          <w:p w14:paraId="5FD5D96D" w14:textId="2C03F6E3" w:rsidR="00F378DE" w:rsidRPr="00F378DE" w:rsidRDefault="00F378DE" w:rsidP="00AA2B8C">
            <w:pPr>
              <w:pStyle w:val="Prrafodelista"/>
              <w:numPr>
                <w:ilvl w:val="1"/>
                <w:numId w:val="9"/>
              </w:numPr>
              <w:autoSpaceDE/>
              <w:autoSpaceDN/>
              <w:spacing w:before="0" w:line="360" w:lineRule="auto"/>
              <w:rPr>
                <w:rFonts w:ascii="Arial" w:eastAsiaTheme="minorHAnsi" w:hAnsi="Arial" w:cs="Arial"/>
                <w:sz w:val="22"/>
                <w:szCs w:val="22"/>
              </w:rPr>
            </w:pPr>
            <w:r w:rsidRPr="00F378DE">
              <w:rPr>
                <w:rFonts w:ascii="Arial" w:eastAsiaTheme="minorHAnsi" w:hAnsi="Arial" w:cs="Arial"/>
                <w:sz w:val="22"/>
                <w:szCs w:val="22"/>
              </w:rPr>
              <w:t>Salida de audio (bocinas o auriculares).</w:t>
            </w:r>
          </w:p>
          <w:p w14:paraId="15D87830" w14:textId="77777777" w:rsidR="000E70D0" w:rsidRPr="00774DB0" w:rsidRDefault="000E70D0" w:rsidP="00AA2B8C">
            <w:pPr>
              <w:pStyle w:val="Prrafodelista"/>
              <w:numPr>
                <w:ilvl w:val="0"/>
                <w:numId w:val="9"/>
              </w:numPr>
              <w:autoSpaceDE/>
              <w:autoSpaceDN/>
              <w:spacing w:before="0" w:line="360" w:lineRule="auto"/>
              <w:rPr>
                <w:rFonts w:ascii="Arial" w:eastAsiaTheme="minorHAnsi" w:hAnsi="Arial" w:cs="Arial"/>
                <w:sz w:val="22"/>
                <w:szCs w:val="22"/>
              </w:rPr>
            </w:pPr>
            <w:r w:rsidRPr="00774DB0">
              <w:rPr>
                <w:rFonts w:ascii="Arial" w:eastAsiaTheme="minorHAnsi" w:hAnsi="Arial" w:cs="Arial"/>
                <w:sz w:val="22"/>
                <w:szCs w:val="22"/>
              </w:rPr>
              <w:t xml:space="preserve">Uso general: Familiarizado con aplicaciones móviles comunes (mensajería, redes sociales, consulta de información). </w:t>
            </w:r>
          </w:p>
          <w:p w14:paraId="2C878E26" w14:textId="77777777" w:rsidR="000E70D0" w:rsidRPr="00774DB0" w:rsidRDefault="000E70D0" w:rsidP="00AA2B8C">
            <w:pPr>
              <w:pStyle w:val="Prrafodelista"/>
              <w:numPr>
                <w:ilvl w:val="0"/>
                <w:numId w:val="9"/>
              </w:numPr>
              <w:autoSpaceDE/>
              <w:autoSpaceDN/>
              <w:spacing w:before="0" w:line="360" w:lineRule="auto"/>
              <w:rPr>
                <w:rFonts w:ascii="Arial" w:hAnsi="Arial" w:cs="Arial"/>
                <w:sz w:val="22"/>
                <w:szCs w:val="22"/>
              </w:rPr>
            </w:pPr>
            <w:r w:rsidRPr="00774DB0">
              <w:rPr>
                <w:rFonts w:ascii="Arial" w:eastAsiaTheme="minorHAnsi" w:hAnsi="Arial" w:cs="Arial"/>
                <w:sz w:val="22"/>
                <w:szCs w:val="22"/>
              </w:rPr>
              <w:t xml:space="preserve">Interacción: </w:t>
            </w:r>
          </w:p>
          <w:p w14:paraId="676510EF" w14:textId="77777777" w:rsidR="000E70D0" w:rsidRPr="00774DB0" w:rsidRDefault="000E70D0" w:rsidP="00AA2B8C">
            <w:pPr>
              <w:pStyle w:val="Prrafodelista"/>
              <w:numPr>
                <w:ilvl w:val="1"/>
                <w:numId w:val="9"/>
              </w:numPr>
              <w:autoSpaceDE/>
              <w:autoSpaceDN/>
              <w:spacing w:before="0" w:line="360" w:lineRule="auto"/>
              <w:rPr>
                <w:rFonts w:ascii="Arial" w:hAnsi="Arial" w:cs="Arial"/>
                <w:sz w:val="22"/>
                <w:szCs w:val="22"/>
              </w:rPr>
            </w:pPr>
            <w:r w:rsidRPr="00774DB0">
              <w:rPr>
                <w:rFonts w:ascii="Arial" w:eastAsiaTheme="minorHAnsi" w:hAnsi="Arial" w:cs="Arial"/>
                <w:sz w:val="22"/>
                <w:szCs w:val="22"/>
              </w:rPr>
              <w:t xml:space="preserve">Puede realizar tareas de navegación y configuración básica. </w:t>
            </w:r>
          </w:p>
          <w:p w14:paraId="02BB3335" w14:textId="082AC825" w:rsidR="7A5F7B46" w:rsidRPr="00F378DE" w:rsidRDefault="000E70D0" w:rsidP="00AA2B8C">
            <w:pPr>
              <w:pStyle w:val="Prrafodelista"/>
              <w:numPr>
                <w:ilvl w:val="1"/>
                <w:numId w:val="9"/>
              </w:numPr>
              <w:autoSpaceDE/>
              <w:autoSpaceDN/>
              <w:spacing w:before="0" w:line="360" w:lineRule="auto"/>
              <w:rPr>
                <w:rFonts w:ascii="Arial" w:hAnsi="Arial" w:cs="Arial"/>
                <w:sz w:val="22"/>
                <w:szCs w:val="22"/>
              </w:rPr>
            </w:pPr>
            <w:r w:rsidRPr="00774DB0">
              <w:rPr>
                <w:rFonts w:ascii="Arial" w:eastAsiaTheme="minorHAnsi" w:hAnsi="Arial" w:cs="Arial"/>
                <w:sz w:val="22"/>
                <w:szCs w:val="22"/>
              </w:rPr>
              <w:t>Puede guiar a otros usuarios en el uso del dispositivo.</w:t>
            </w:r>
          </w:p>
        </w:tc>
      </w:tr>
      <w:tr w:rsidR="0A73F0A9" w:rsidRPr="00E62019" w14:paraId="678A08F7" w14:textId="77777777" w:rsidTr="00C26A1E">
        <w:trPr>
          <w:trHeight w:val="970"/>
        </w:trPr>
        <w:tc>
          <w:tcPr>
            <w:tcW w:w="1675" w:type="dxa"/>
          </w:tcPr>
          <w:p w14:paraId="7C6D2E1D" w14:textId="1035E412" w:rsidR="0A73F0A9" w:rsidRDefault="216B67EE" w:rsidP="216B67EE">
            <w:pPr>
              <w:pStyle w:val="Ttulo2"/>
              <w:jc w:val="both"/>
              <w:rPr>
                <w:rFonts w:ascii="Arial" w:eastAsia="Arial" w:hAnsi="Arial" w:cs="Arial"/>
                <w:lang w:val="es-MX"/>
              </w:rPr>
            </w:pPr>
            <w:bookmarkStart w:id="23" w:name="_Toc225414664"/>
            <w:r w:rsidRPr="216B67EE">
              <w:rPr>
                <w:rFonts w:ascii="Arial" w:eastAsia="Arial" w:hAnsi="Arial" w:cs="Arial"/>
                <w:lang w:val="es-MX"/>
              </w:rPr>
              <w:lastRenderedPageBreak/>
              <w:t>Persona</w:t>
            </w:r>
            <w:bookmarkEnd w:id="23"/>
          </w:p>
        </w:tc>
        <w:tc>
          <w:tcPr>
            <w:tcW w:w="8553" w:type="dxa"/>
            <w:tcBorders>
              <w:top w:val="single" w:sz="8" w:space="0" w:color="auto"/>
              <w:bottom w:val="single" w:sz="8" w:space="0" w:color="auto"/>
            </w:tcBorders>
          </w:tcPr>
          <w:p w14:paraId="3EE4A9D9" w14:textId="049A84B4" w:rsidR="00737A2E" w:rsidRPr="003B2DF8" w:rsidRDefault="00737A2E" w:rsidP="00737A2E">
            <w:pPr>
              <w:spacing w:before="0" w:after="160" w:line="360" w:lineRule="auto"/>
              <w:jc w:val="both"/>
              <w:rPr>
                <w:rFonts w:ascii="Arial" w:hAnsi="Arial" w:cs="Arial"/>
                <w:b/>
                <w:bCs/>
              </w:rPr>
            </w:pPr>
            <w:proofErr w:type="spellStart"/>
            <w:r w:rsidRPr="003B2DF8">
              <w:rPr>
                <w:rFonts w:ascii="Arial" w:hAnsi="Arial" w:cs="Arial"/>
                <w:b/>
                <w:bCs/>
              </w:rPr>
              <w:t>Usuario</w:t>
            </w:r>
            <w:proofErr w:type="spellEnd"/>
            <w:r w:rsidRPr="003B2DF8">
              <w:rPr>
                <w:rFonts w:ascii="Arial" w:hAnsi="Arial" w:cs="Arial"/>
                <w:b/>
                <w:bCs/>
              </w:rPr>
              <w:t xml:space="preserve"> </w:t>
            </w:r>
            <w:proofErr w:type="spellStart"/>
            <w:r w:rsidRPr="00737A2E">
              <w:rPr>
                <w:rFonts w:ascii="Arial" w:hAnsi="Arial" w:cs="Arial"/>
                <w:b/>
                <w:bCs/>
              </w:rPr>
              <w:t>p</w:t>
            </w:r>
            <w:r w:rsidRPr="003B2DF8">
              <w:rPr>
                <w:rFonts w:ascii="Arial" w:hAnsi="Arial" w:cs="Arial"/>
                <w:b/>
                <w:bCs/>
              </w:rPr>
              <w:t>rimario</w:t>
            </w:r>
            <w:proofErr w:type="spellEnd"/>
          </w:p>
          <w:p w14:paraId="00312446" w14:textId="3D206DFC" w:rsidR="00737A2E" w:rsidRPr="003B2DF8" w:rsidRDefault="00737A2E" w:rsidP="00737A2E">
            <w:pPr>
              <w:spacing w:before="0" w:after="160" w:line="360" w:lineRule="auto"/>
              <w:jc w:val="both"/>
              <w:rPr>
                <w:rFonts w:ascii="Arial" w:eastAsia="Arial" w:hAnsi="Arial" w:cs="Arial"/>
                <w:b/>
              </w:rPr>
            </w:pPr>
            <w:r w:rsidRPr="003B2DF8">
              <w:rPr>
                <w:rFonts w:ascii="Arial" w:eastAsia="Arial" w:hAnsi="Arial" w:cs="Arial"/>
                <w:b/>
              </w:rPr>
              <w:t xml:space="preserve">Datos </w:t>
            </w:r>
            <w:proofErr w:type="spellStart"/>
            <w:r w:rsidRPr="00737A2E">
              <w:rPr>
                <w:rFonts w:ascii="Arial" w:eastAsia="Arial" w:hAnsi="Arial" w:cs="Arial"/>
                <w:b/>
              </w:rPr>
              <w:t>d</w:t>
            </w:r>
            <w:r w:rsidRPr="003B2DF8">
              <w:rPr>
                <w:rFonts w:ascii="Arial" w:eastAsia="Arial" w:hAnsi="Arial" w:cs="Arial"/>
                <w:b/>
              </w:rPr>
              <w:t>emográficos</w:t>
            </w:r>
            <w:proofErr w:type="spellEnd"/>
          </w:p>
          <w:p w14:paraId="78494F3E" w14:textId="18AC14E6" w:rsidR="00737A2E" w:rsidRPr="003B2DF8" w:rsidRDefault="00737A2E" w:rsidP="00AA2B8C">
            <w:pPr>
              <w:numPr>
                <w:ilvl w:val="0"/>
                <w:numId w:val="14"/>
              </w:numPr>
              <w:spacing w:before="0" w:after="160" w:line="360" w:lineRule="auto"/>
              <w:jc w:val="both"/>
              <w:rPr>
                <w:rFonts w:ascii="Arial" w:eastAsia="Arial" w:hAnsi="Arial" w:cs="Arial"/>
              </w:rPr>
            </w:pPr>
            <w:r w:rsidRPr="003B2DF8">
              <w:rPr>
                <w:rFonts w:ascii="Arial" w:eastAsia="Arial" w:hAnsi="Arial" w:cs="Arial"/>
              </w:rPr>
              <w:t>Nombre: Mateo</w:t>
            </w:r>
            <w:r w:rsidRPr="00737A2E">
              <w:rPr>
                <w:rFonts w:ascii="Arial" w:eastAsia="Arial" w:hAnsi="Arial" w:cs="Arial"/>
              </w:rPr>
              <w:t xml:space="preserve"> </w:t>
            </w:r>
            <w:proofErr w:type="spellStart"/>
            <w:r w:rsidRPr="00737A2E">
              <w:rPr>
                <w:rFonts w:ascii="Arial" w:eastAsia="Arial" w:hAnsi="Arial" w:cs="Arial"/>
              </w:rPr>
              <w:t>Canché</w:t>
            </w:r>
            <w:proofErr w:type="spellEnd"/>
            <w:r w:rsidRPr="00737A2E">
              <w:rPr>
                <w:rFonts w:ascii="Arial" w:eastAsia="Arial" w:hAnsi="Arial" w:cs="Arial"/>
              </w:rPr>
              <w:t xml:space="preserve"> Uc</w:t>
            </w:r>
            <w:r w:rsidRPr="003B2DF8">
              <w:rPr>
                <w:rFonts w:ascii="Arial" w:eastAsia="Arial" w:hAnsi="Arial" w:cs="Arial"/>
              </w:rPr>
              <w:t>.</w:t>
            </w:r>
          </w:p>
          <w:p w14:paraId="2F71F81C" w14:textId="5E9DBDBC" w:rsidR="00737A2E" w:rsidRPr="003B2DF8" w:rsidRDefault="00737A2E" w:rsidP="00AA2B8C">
            <w:pPr>
              <w:numPr>
                <w:ilvl w:val="0"/>
                <w:numId w:val="14"/>
              </w:numPr>
              <w:spacing w:before="0" w:after="160" w:line="360" w:lineRule="auto"/>
              <w:jc w:val="both"/>
              <w:rPr>
                <w:rFonts w:ascii="Arial" w:eastAsia="Arial" w:hAnsi="Arial" w:cs="Arial"/>
              </w:rPr>
            </w:pPr>
            <w:r w:rsidRPr="003B2DF8">
              <w:rPr>
                <w:rFonts w:ascii="Arial" w:eastAsia="Arial" w:hAnsi="Arial" w:cs="Arial"/>
              </w:rPr>
              <w:t xml:space="preserve">Edad: </w:t>
            </w:r>
            <w:proofErr w:type="gramStart"/>
            <w:r w:rsidR="009D40B4" w:rsidRPr="003B2DF8">
              <w:rPr>
                <w:rFonts w:ascii="Arial" w:eastAsia="Arial" w:hAnsi="Arial" w:cs="Arial"/>
              </w:rPr>
              <w:t xml:space="preserve">7 </w:t>
            </w:r>
            <w:proofErr w:type="spellStart"/>
            <w:r w:rsidR="009D40B4" w:rsidRPr="003B2DF8">
              <w:rPr>
                <w:rFonts w:ascii="Arial" w:hAnsi="Arial" w:cs="Arial"/>
              </w:rPr>
              <w:t>a</w:t>
            </w:r>
            <w:r w:rsidR="009D40B4">
              <w:rPr>
                <w:rFonts w:ascii="Arial" w:hAnsi="Arial" w:cs="Arial"/>
              </w:rPr>
              <w:t>ños</w:t>
            </w:r>
            <w:proofErr w:type="spellEnd"/>
            <w:proofErr w:type="gramEnd"/>
            <w:r w:rsidRPr="003B2DF8">
              <w:rPr>
                <w:rFonts w:ascii="Arial" w:eastAsia="Arial" w:hAnsi="Arial" w:cs="Arial"/>
              </w:rPr>
              <w:t>.</w:t>
            </w:r>
          </w:p>
          <w:p w14:paraId="42481254" w14:textId="3E49846A" w:rsidR="00737A2E" w:rsidRPr="003B2DF8" w:rsidRDefault="00737A2E" w:rsidP="00AA2B8C">
            <w:pPr>
              <w:numPr>
                <w:ilvl w:val="0"/>
                <w:numId w:val="14"/>
              </w:numPr>
              <w:spacing w:before="0" w:after="160" w:line="360" w:lineRule="auto"/>
              <w:jc w:val="both"/>
              <w:rPr>
                <w:rFonts w:ascii="Arial" w:eastAsia="Arial" w:hAnsi="Arial" w:cs="Arial"/>
              </w:rPr>
            </w:pPr>
            <w:proofErr w:type="spellStart"/>
            <w:r w:rsidRPr="003B2DF8">
              <w:rPr>
                <w:rFonts w:ascii="Arial" w:eastAsia="Arial" w:hAnsi="Arial" w:cs="Arial"/>
              </w:rPr>
              <w:t>Género</w:t>
            </w:r>
            <w:proofErr w:type="spellEnd"/>
            <w:r w:rsidRPr="003B2DF8">
              <w:rPr>
                <w:rFonts w:ascii="Arial" w:eastAsia="Arial" w:hAnsi="Arial" w:cs="Arial"/>
              </w:rPr>
              <w:t xml:space="preserve">: </w:t>
            </w:r>
            <w:proofErr w:type="spellStart"/>
            <w:r w:rsidRPr="003B2DF8">
              <w:rPr>
                <w:rFonts w:ascii="Arial" w:eastAsia="Arial" w:hAnsi="Arial" w:cs="Arial"/>
              </w:rPr>
              <w:t>Masculino</w:t>
            </w:r>
            <w:proofErr w:type="spellEnd"/>
            <w:r w:rsidRPr="003B2DF8">
              <w:rPr>
                <w:rFonts w:ascii="Arial" w:eastAsia="Arial" w:hAnsi="Arial" w:cs="Arial"/>
              </w:rPr>
              <w:t>.</w:t>
            </w:r>
          </w:p>
          <w:p w14:paraId="61F3F748" w14:textId="6F4A8872" w:rsidR="00737A2E" w:rsidRPr="003B2DF8" w:rsidRDefault="00737A2E" w:rsidP="00AA2B8C">
            <w:pPr>
              <w:numPr>
                <w:ilvl w:val="0"/>
                <w:numId w:val="14"/>
              </w:numPr>
              <w:spacing w:before="0" w:after="160" w:line="360" w:lineRule="auto"/>
              <w:jc w:val="both"/>
              <w:rPr>
                <w:rFonts w:ascii="Arial" w:eastAsia="Arial" w:hAnsi="Arial" w:cs="Arial"/>
                <w:lang w:val="es-MX"/>
              </w:rPr>
            </w:pPr>
            <w:r w:rsidRPr="003B2DF8">
              <w:rPr>
                <w:rFonts w:ascii="Arial" w:eastAsia="Arial" w:hAnsi="Arial" w:cs="Arial"/>
                <w:lang w:val="es-MX"/>
              </w:rPr>
              <w:t>Ubicación: Mérida, Yucatán (</w:t>
            </w:r>
            <w:r w:rsidRPr="003B2DF8">
              <w:rPr>
                <w:rFonts w:ascii="Arial" w:hAnsi="Arial" w:cs="Arial"/>
                <w:lang w:val="es-MX"/>
              </w:rPr>
              <w:t>Zona</w:t>
            </w:r>
            <w:r w:rsidRPr="003B2DF8">
              <w:rPr>
                <w:rFonts w:ascii="Arial" w:eastAsia="Arial" w:hAnsi="Arial" w:cs="Arial"/>
                <w:lang w:val="es-MX"/>
              </w:rPr>
              <w:t xml:space="preserve"> urbana).</w:t>
            </w:r>
          </w:p>
          <w:p w14:paraId="3AA7CA34" w14:textId="5BB21EAC" w:rsidR="00737A2E" w:rsidRPr="003B2DF8" w:rsidRDefault="00737A2E" w:rsidP="00AA2B8C">
            <w:pPr>
              <w:numPr>
                <w:ilvl w:val="0"/>
                <w:numId w:val="14"/>
              </w:numPr>
              <w:spacing w:before="0" w:after="160" w:line="360" w:lineRule="auto"/>
              <w:jc w:val="both"/>
              <w:rPr>
                <w:rFonts w:ascii="Arial" w:hAnsi="Arial" w:cs="Arial"/>
              </w:rPr>
            </w:pPr>
            <w:r w:rsidRPr="003B2DF8">
              <w:rPr>
                <w:rFonts w:ascii="Arial" w:hAnsi="Arial" w:cs="Arial"/>
              </w:rPr>
              <w:t xml:space="preserve">Nivel </w:t>
            </w:r>
            <w:proofErr w:type="spellStart"/>
            <w:r w:rsidRPr="003B2DF8">
              <w:rPr>
                <w:rFonts w:ascii="Arial" w:hAnsi="Arial" w:cs="Arial"/>
              </w:rPr>
              <w:t>Socioeconómico</w:t>
            </w:r>
            <w:proofErr w:type="spellEnd"/>
            <w:r w:rsidRPr="003B2DF8">
              <w:rPr>
                <w:rFonts w:ascii="Arial" w:hAnsi="Arial" w:cs="Arial"/>
              </w:rPr>
              <w:t>: Medio.</w:t>
            </w:r>
          </w:p>
          <w:p w14:paraId="52050AED" w14:textId="15E6D2F2" w:rsidR="00737A2E" w:rsidRPr="005F5CF2" w:rsidRDefault="00737A2E" w:rsidP="00AA2B8C">
            <w:pPr>
              <w:numPr>
                <w:ilvl w:val="0"/>
                <w:numId w:val="14"/>
              </w:numPr>
              <w:spacing w:before="0" w:after="160" w:line="360" w:lineRule="auto"/>
              <w:jc w:val="both"/>
              <w:rPr>
                <w:rFonts w:ascii="Arial" w:hAnsi="Arial" w:cs="Arial"/>
                <w:b/>
                <w:bCs/>
                <w:lang w:val="es-MX"/>
              </w:rPr>
            </w:pPr>
            <w:r w:rsidRPr="003B2DF8">
              <w:rPr>
                <w:rFonts w:ascii="Arial" w:hAnsi="Arial" w:cs="Arial"/>
                <w:lang w:val="es-MX"/>
              </w:rPr>
              <w:t xml:space="preserve">Educación: </w:t>
            </w:r>
            <w:r w:rsidRPr="00737A2E">
              <w:rPr>
                <w:rFonts w:ascii="Arial" w:hAnsi="Arial" w:cs="Arial"/>
                <w:lang w:val="es-MX"/>
              </w:rPr>
              <w:t>Segundo grado de primaria (educación especial en CAM).</w:t>
            </w:r>
          </w:p>
          <w:p w14:paraId="2FC9D280" w14:textId="77777777" w:rsidR="005F5CF2" w:rsidRDefault="005F5CF2" w:rsidP="005F5CF2">
            <w:pPr>
              <w:spacing w:before="0" w:after="160" w:line="360" w:lineRule="auto"/>
              <w:jc w:val="both"/>
              <w:rPr>
                <w:rFonts w:ascii="Arial" w:hAnsi="Arial" w:cs="Arial"/>
                <w:lang w:val="es-MX"/>
              </w:rPr>
            </w:pPr>
          </w:p>
          <w:p w14:paraId="6B249D00" w14:textId="322A2BD1" w:rsidR="005F5CF2" w:rsidRPr="005F5CF2" w:rsidRDefault="005F5CF2" w:rsidP="005F5CF2">
            <w:pPr>
              <w:spacing w:before="0" w:after="160" w:line="360" w:lineRule="auto"/>
              <w:jc w:val="both"/>
              <w:rPr>
                <w:rFonts w:ascii="Arial" w:hAnsi="Arial" w:cs="Arial"/>
                <w:b/>
                <w:bCs/>
                <w:lang w:val="es-MX"/>
              </w:rPr>
            </w:pPr>
            <w:r w:rsidRPr="005F5CF2">
              <w:rPr>
                <w:rFonts w:ascii="Arial" w:hAnsi="Arial" w:cs="Arial"/>
                <w:b/>
                <w:bCs/>
                <w:i/>
                <w:iCs/>
                <w:lang w:val="es-MX"/>
              </w:rPr>
              <w:t>"Aprendo con imágenes y señas; así puedo contar lo que pienso y siento".</w:t>
            </w:r>
          </w:p>
          <w:p w14:paraId="2680FE5D" w14:textId="168218F2" w:rsidR="00737A2E" w:rsidRPr="00737A2E" w:rsidRDefault="00737A2E" w:rsidP="00737A2E">
            <w:pPr>
              <w:spacing w:line="360" w:lineRule="auto"/>
              <w:jc w:val="both"/>
              <w:rPr>
                <w:rFonts w:ascii="Arial" w:hAnsi="Arial" w:cs="Arial"/>
                <w:b/>
                <w:bCs/>
                <w:lang w:val="es-MX"/>
              </w:rPr>
            </w:pPr>
          </w:p>
          <w:p w14:paraId="3DAB0E93" w14:textId="4F931042" w:rsidR="00737A2E" w:rsidRPr="003B2DF8" w:rsidRDefault="00737A2E" w:rsidP="00737A2E">
            <w:pPr>
              <w:spacing w:before="0" w:after="160" w:line="360" w:lineRule="auto"/>
              <w:jc w:val="both"/>
              <w:rPr>
                <w:rFonts w:ascii="Arial" w:hAnsi="Arial" w:cs="Arial"/>
                <w:b/>
                <w:bCs/>
                <w:lang w:val="es-MX"/>
              </w:rPr>
            </w:pPr>
            <w:r w:rsidRPr="003B2DF8">
              <w:rPr>
                <w:rFonts w:ascii="Arial" w:hAnsi="Arial" w:cs="Arial"/>
                <w:b/>
                <w:bCs/>
                <w:lang w:val="es-MX"/>
              </w:rPr>
              <w:t xml:space="preserve">Bio </w:t>
            </w:r>
          </w:p>
          <w:p w14:paraId="665B009B" w14:textId="1C73C31A" w:rsidR="00737A2E" w:rsidRPr="003B2DF8" w:rsidRDefault="00737A2E" w:rsidP="00737A2E">
            <w:pPr>
              <w:spacing w:after="160" w:line="360" w:lineRule="auto"/>
              <w:jc w:val="both"/>
              <w:rPr>
                <w:rFonts w:ascii="Arial" w:hAnsi="Arial" w:cs="Arial"/>
                <w:lang w:val="es-MX"/>
              </w:rPr>
            </w:pPr>
            <w:r w:rsidRPr="003B2DF8">
              <w:rPr>
                <w:rFonts w:ascii="Arial" w:hAnsi="Arial" w:cs="Arial"/>
                <w:lang w:val="es-MX"/>
              </w:rPr>
              <w:t>Mateo tiene 7 años y vive en Mérida. Nació con sordera profunda, por lo que aprende principalmente de forma visual. Actualmente asiste a un Centro de Atención Múltiple (CAM), donde está desarrollando y fortaleciendo su uso de la Lengua de Señas Mexicana (LSM).</w:t>
            </w:r>
          </w:p>
          <w:p w14:paraId="4C332707" w14:textId="459470C4" w:rsidR="00737A2E" w:rsidRPr="003B2DF8" w:rsidRDefault="00737A2E" w:rsidP="00737A2E">
            <w:pPr>
              <w:spacing w:after="160" w:line="360" w:lineRule="auto"/>
              <w:jc w:val="both"/>
              <w:rPr>
                <w:rFonts w:ascii="Arial" w:hAnsi="Arial" w:cs="Arial"/>
                <w:lang w:val="es-MX"/>
              </w:rPr>
            </w:pPr>
            <w:r w:rsidRPr="003B2DF8">
              <w:rPr>
                <w:rFonts w:ascii="Arial" w:hAnsi="Arial" w:cs="Arial"/>
                <w:lang w:val="es-MX"/>
              </w:rPr>
              <w:t>En su día a día usa el celular de su mamá con frecuencia, pero tiene dificultades con aplicaciones que dependen del texto, ya que apenas está aprendiendo a leer.</w:t>
            </w:r>
          </w:p>
          <w:p w14:paraId="616D26E2" w14:textId="2468AF21" w:rsidR="00737A2E" w:rsidRPr="00737A2E" w:rsidRDefault="00737A2E" w:rsidP="00737A2E">
            <w:pPr>
              <w:spacing w:line="360" w:lineRule="auto"/>
              <w:jc w:val="both"/>
              <w:rPr>
                <w:rFonts w:ascii="Arial" w:hAnsi="Arial" w:cs="Arial"/>
                <w:lang w:val="es-MX"/>
              </w:rPr>
            </w:pPr>
            <w:r w:rsidRPr="003B2DF8">
              <w:rPr>
                <w:rFonts w:ascii="Arial" w:hAnsi="Arial" w:cs="Arial"/>
                <w:lang w:val="es-MX"/>
              </w:rPr>
              <w:t>En casa, sus papás también están aprendiendo LSM con él, lo que hace que la comunicación sea un proceso compartido. Sin embargo, cuando Mateo quiere contar algo, a veces no recuerda la seña o nadie la conoce, y la conversación se detiene. Por eso, Mateo busca poder expresar mejor lo que vive cada día y tener apoyo cuando no sabe cómo decir algo.</w:t>
            </w:r>
          </w:p>
          <w:p w14:paraId="3379A928" w14:textId="6343143A" w:rsidR="00737A2E" w:rsidRPr="003B2DF8" w:rsidRDefault="00737A2E" w:rsidP="00737A2E">
            <w:pPr>
              <w:spacing w:after="160" w:line="360" w:lineRule="auto"/>
              <w:jc w:val="both"/>
              <w:rPr>
                <w:rFonts w:ascii="Arial" w:hAnsi="Arial" w:cs="Arial"/>
                <w:lang w:val="es-MX"/>
              </w:rPr>
            </w:pPr>
          </w:p>
          <w:p w14:paraId="5D5B4370" w14:textId="6484AD1C" w:rsidR="00737A2E" w:rsidRPr="003B2DF8" w:rsidRDefault="00737A2E" w:rsidP="00737A2E">
            <w:pPr>
              <w:spacing w:before="0" w:after="160" w:line="360" w:lineRule="auto"/>
              <w:jc w:val="both"/>
              <w:rPr>
                <w:rFonts w:ascii="Arial" w:hAnsi="Arial" w:cs="Arial"/>
                <w:b/>
                <w:lang w:val="es-MX"/>
              </w:rPr>
            </w:pPr>
            <w:r w:rsidRPr="003B2DF8">
              <w:rPr>
                <w:rFonts w:ascii="Arial" w:hAnsi="Arial" w:cs="Arial"/>
                <w:b/>
                <w:lang w:val="es-MX"/>
              </w:rPr>
              <w:t>Contexto de Interacción</w:t>
            </w:r>
          </w:p>
          <w:p w14:paraId="11370CB6" w14:textId="54B753E0" w:rsidR="00737A2E" w:rsidRDefault="00737A2E" w:rsidP="00737A2E">
            <w:pPr>
              <w:spacing w:before="0" w:after="160" w:line="360" w:lineRule="auto"/>
              <w:jc w:val="both"/>
              <w:rPr>
                <w:rFonts w:ascii="Arial" w:hAnsi="Arial" w:cs="Arial"/>
                <w:lang w:val="es-MX"/>
              </w:rPr>
            </w:pPr>
            <w:r w:rsidRPr="003B2DF8">
              <w:rPr>
                <w:rFonts w:ascii="Arial" w:hAnsi="Arial" w:cs="Arial"/>
                <w:lang w:val="es-MX"/>
              </w:rPr>
              <w:lastRenderedPageBreak/>
              <w:t>Entorno: Se desenvuelve en el hogar y la escuela. Experimenta frustración cuando la comunicación con su</w:t>
            </w:r>
            <w:r w:rsidRPr="00737A2E">
              <w:rPr>
                <w:rFonts w:ascii="Arial" w:hAnsi="Arial" w:cs="Arial"/>
                <w:lang w:val="es-MX"/>
              </w:rPr>
              <w:t>s</w:t>
            </w:r>
            <w:r w:rsidRPr="003B2DF8">
              <w:rPr>
                <w:rFonts w:ascii="Arial" w:hAnsi="Arial" w:cs="Arial"/>
                <w:lang w:val="es-MX"/>
              </w:rPr>
              <w:t xml:space="preserve"> padre</w:t>
            </w:r>
            <w:r w:rsidRPr="00737A2E">
              <w:rPr>
                <w:rFonts w:ascii="Arial" w:hAnsi="Arial" w:cs="Arial"/>
                <w:lang w:val="es-MX"/>
              </w:rPr>
              <w:t>s</w:t>
            </w:r>
            <w:r w:rsidRPr="003B2DF8">
              <w:rPr>
                <w:rFonts w:ascii="Arial" w:hAnsi="Arial" w:cs="Arial"/>
                <w:lang w:val="es-MX"/>
              </w:rPr>
              <w:t xml:space="preserve"> (oyente</w:t>
            </w:r>
            <w:r w:rsidRPr="00737A2E">
              <w:rPr>
                <w:rFonts w:ascii="Arial" w:hAnsi="Arial" w:cs="Arial"/>
                <w:lang w:val="es-MX"/>
              </w:rPr>
              <w:t>s</w:t>
            </w:r>
            <w:r w:rsidRPr="003B2DF8">
              <w:rPr>
                <w:rFonts w:ascii="Arial" w:hAnsi="Arial" w:cs="Arial"/>
                <w:lang w:val="es-MX"/>
              </w:rPr>
              <w:t>) se limita a gestos naturales o deícticos (señalar) por falta de vocabulario común en LSM.</w:t>
            </w:r>
          </w:p>
          <w:p w14:paraId="10761C53" w14:textId="77777777" w:rsidR="006175A6" w:rsidRPr="003B2DF8" w:rsidRDefault="006175A6" w:rsidP="00737A2E">
            <w:pPr>
              <w:spacing w:before="0" w:after="160" w:line="360" w:lineRule="auto"/>
              <w:jc w:val="both"/>
              <w:rPr>
                <w:rFonts w:ascii="Arial" w:hAnsi="Arial" w:cs="Arial"/>
                <w:lang w:val="es-MX"/>
              </w:rPr>
            </w:pPr>
          </w:p>
          <w:p w14:paraId="07EF609C" w14:textId="404F417C" w:rsidR="00737A2E" w:rsidRPr="00737A2E" w:rsidRDefault="007911BE" w:rsidP="00737A2E">
            <w:pPr>
              <w:spacing w:line="360" w:lineRule="auto"/>
              <w:jc w:val="both"/>
              <w:rPr>
                <w:rFonts w:ascii="Arial" w:hAnsi="Arial" w:cs="Arial"/>
                <w:b/>
                <w:bCs/>
              </w:rPr>
            </w:pPr>
            <w:proofErr w:type="spellStart"/>
            <w:r>
              <w:rPr>
                <w:rFonts w:ascii="Arial" w:hAnsi="Arial" w:cs="Arial"/>
                <w:b/>
                <w:bCs/>
              </w:rPr>
              <w:t>Objetivos</w:t>
            </w:r>
            <w:proofErr w:type="spellEnd"/>
            <w:r w:rsidR="00737A2E" w:rsidRPr="003B2DF8">
              <w:rPr>
                <w:rFonts w:ascii="Arial" w:hAnsi="Arial" w:cs="Arial"/>
                <w:b/>
                <w:bCs/>
              </w:rPr>
              <w:t>:</w:t>
            </w:r>
          </w:p>
          <w:p w14:paraId="055A06E2" w14:textId="5EE2D6CD" w:rsidR="00737A2E" w:rsidRPr="00737A2E" w:rsidRDefault="00737A2E" w:rsidP="00AA2B8C">
            <w:pPr>
              <w:numPr>
                <w:ilvl w:val="0"/>
                <w:numId w:val="15"/>
              </w:numPr>
              <w:spacing w:before="0" w:after="160" w:line="360" w:lineRule="auto"/>
              <w:jc w:val="both"/>
              <w:rPr>
                <w:rFonts w:ascii="Arial" w:hAnsi="Arial" w:cs="Arial"/>
                <w:b/>
                <w:bCs/>
                <w:lang w:val="es-MX"/>
              </w:rPr>
            </w:pPr>
            <w:r w:rsidRPr="00737A2E">
              <w:rPr>
                <w:rFonts w:ascii="Arial" w:hAnsi="Arial" w:cs="Arial"/>
                <w:lang w:val="es-MX"/>
              </w:rPr>
              <w:t>Refuerzo lingüístico: Practicar y recordar señas aprendidas en clase.</w:t>
            </w:r>
          </w:p>
          <w:p w14:paraId="69C6C725" w14:textId="268D7E34" w:rsidR="00737A2E" w:rsidRPr="00737A2E" w:rsidRDefault="00737A2E" w:rsidP="00AA2B8C">
            <w:pPr>
              <w:numPr>
                <w:ilvl w:val="0"/>
                <w:numId w:val="15"/>
              </w:numPr>
              <w:spacing w:before="0" w:after="160" w:line="360" w:lineRule="auto"/>
              <w:jc w:val="both"/>
              <w:rPr>
                <w:rFonts w:ascii="Arial" w:hAnsi="Arial" w:cs="Arial"/>
                <w:b/>
                <w:bCs/>
                <w:lang w:val="es-MX"/>
              </w:rPr>
            </w:pPr>
            <w:r w:rsidRPr="00737A2E">
              <w:rPr>
                <w:rFonts w:ascii="Arial" w:hAnsi="Arial" w:cs="Arial"/>
                <w:lang w:val="es-MX"/>
              </w:rPr>
              <w:t>Comunicación diaria: Expresar necesidades e ideas en casa de forma más clara.</w:t>
            </w:r>
          </w:p>
          <w:p w14:paraId="09D2B561" w14:textId="26F139BE" w:rsidR="00737A2E" w:rsidRPr="000822AE" w:rsidRDefault="00737A2E" w:rsidP="00AA2B8C">
            <w:pPr>
              <w:numPr>
                <w:ilvl w:val="0"/>
                <w:numId w:val="15"/>
              </w:numPr>
              <w:spacing w:before="0" w:after="160" w:line="360" w:lineRule="auto"/>
              <w:jc w:val="both"/>
              <w:rPr>
                <w:rFonts w:ascii="Arial" w:hAnsi="Arial" w:cs="Arial"/>
                <w:b/>
                <w:bCs/>
                <w:lang w:val="es-MX"/>
              </w:rPr>
            </w:pPr>
            <w:r w:rsidRPr="00737A2E">
              <w:rPr>
                <w:rFonts w:ascii="Arial" w:hAnsi="Arial" w:cs="Arial"/>
                <w:lang w:val="es-MX"/>
              </w:rPr>
              <w:t>Autonomía: Aprender nuevas señas por su cuenta y compartirlas con su familia.</w:t>
            </w:r>
          </w:p>
          <w:p w14:paraId="6B5863EF" w14:textId="77777777" w:rsidR="000822AE" w:rsidRPr="00737A2E" w:rsidRDefault="000822AE" w:rsidP="000822AE">
            <w:pPr>
              <w:pStyle w:val="NormalWeb"/>
              <w:spacing w:line="360" w:lineRule="auto"/>
              <w:jc w:val="both"/>
              <w:rPr>
                <w:rFonts w:ascii="Arial" w:eastAsiaTheme="minorHAnsi" w:hAnsi="Arial" w:cs="Arial"/>
                <w:b/>
                <w:bCs/>
                <w:kern w:val="2"/>
                <w:sz w:val="22"/>
                <w:szCs w:val="22"/>
                <w:lang w:eastAsia="en-US"/>
                <w14:ligatures w14:val="standardContextual"/>
              </w:rPr>
            </w:pPr>
            <w:r w:rsidRPr="00737A2E">
              <w:rPr>
                <w:rFonts w:ascii="Arial" w:eastAsiaTheme="minorHAnsi" w:hAnsi="Arial" w:cs="Arial"/>
                <w:b/>
                <w:bCs/>
                <w:kern w:val="2"/>
                <w:sz w:val="22"/>
                <w:szCs w:val="22"/>
                <w:lang w:eastAsia="en-US"/>
                <w14:ligatures w14:val="standardContextual"/>
              </w:rPr>
              <w:t>Frustraciones</w:t>
            </w:r>
          </w:p>
          <w:p w14:paraId="38FEB140" w14:textId="77777777" w:rsidR="000822AE" w:rsidRPr="00737A2E" w:rsidRDefault="000822AE" w:rsidP="000822AE">
            <w:pPr>
              <w:pStyle w:val="NormalWeb"/>
              <w:numPr>
                <w:ilvl w:val="0"/>
                <w:numId w:val="20"/>
              </w:numPr>
              <w:spacing w:line="360" w:lineRule="auto"/>
              <w:jc w:val="both"/>
              <w:rPr>
                <w:rFonts w:ascii="Arial" w:eastAsia="Arial" w:hAnsi="Arial" w:cs="Arial"/>
                <w:kern w:val="2"/>
                <w:sz w:val="22"/>
                <w:szCs w:val="22"/>
                <w:lang w:eastAsia="en-US"/>
                <w14:ligatures w14:val="standardContextual"/>
              </w:rPr>
            </w:pPr>
            <w:r w:rsidRPr="00737A2E">
              <w:rPr>
                <w:rFonts w:ascii="Arial" w:eastAsia="Arial" w:hAnsi="Arial" w:cs="Arial"/>
                <w:kern w:val="2"/>
                <w:sz w:val="22"/>
                <w:szCs w:val="22"/>
                <w:lang w:eastAsia="en-US"/>
                <w14:ligatures w14:val="standardContextual"/>
              </w:rPr>
              <w:t>No recordar una seña o no saber cómo expresar algo que quiere decir.</w:t>
            </w:r>
          </w:p>
          <w:p w14:paraId="1DE2AD9B" w14:textId="77777777" w:rsidR="000822AE" w:rsidRPr="00737A2E" w:rsidRDefault="000822AE" w:rsidP="000822AE">
            <w:pPr>
              <w:pStyle w:val="NormalWeb"/>
              <w:numPr>
                <w:ilvl w:val="0"/>
                <w:numId w:val="20"/>
              </w:numPr>
              <w:spacing w:line="360" w:lineRule="auto"/>
              <w:jc w:val="both"/>
              <w:rPr>
                <w:rFonts w:ascii="Arial" w:eastAsia="Arial" w:hAnsi="Arial" w:cs="Arial"/>
                <w:kern w:val="2"/>
                <w:sz w:val="22"/>
                <w:szCs w:val="22"/>
                <w:lang w:eastAsia="en-US"/>
                <w14:ligatures w14:val="standardContextual"/>
              </w:rPr>
            </w:pPr>
            <w:r w:rsidRPr="00737A2E">
              <w:rPr>
                <w:rFonts w:ascii="Arial" w:eastAsia="Arial" w:hAnsi="Arial" w:cs="Arial"/>
                <w:kern w:val="2"/>
                <w:sz w:val="22"/>
                <w:szCs w:val="22"/>
                <w:lang w:eastAsia="en-US"/>
                <w14:ligatures w14:val="standardContextual"/>
              </w:rPr>
              <w:t>Que las personas a su alrededor no entiendan lo que intenta comunicar.</w:t>
            </w:r>
          </w:p>
          <w:p w14:paraId="1C2AE67B" w14:textId="77777777" w:rsidR="000822AE" w:rsidRPr="00737A2E" w:rsidRDefault="000822AE" w:rsidP="000822AE">
            <w:pPr>
              <w:pStyle w:val="NormalWeb"/>
              <w:numPr>
                <w:ilvl w:val="0"/>
                <w:numId w:val="20"/>
              </w:numPr>
              <w:spacing w:line="360" w:lineRule="auto"/>
              <w:jc w:val="both"/>
              <w:rPr>
                <w:rFonts w:ascii="Arial" w:eastAsia="Arial" w:hAnsi="Arial" w:cs="Arial"/>
                <w:kern w:val="2"/>
                <w:sz w:val="22"/>
                <w:szCs w:val="22"/>
                <w:lang w:eastAsia="en-US"/>
                <w14:ligatures w14:val="standardContextual"/>
              </w:rPr>
            </w:pPr>
            <w:r w:rsidRPr="00737A2E">
              <w:rPr>
                <w:rFonts w:ascii="Arial" w:eastAsia="Arial" w:hAnsi="Arial" w:cs="Arial"/>
                <w:kern w:val="2"/>
                <w:sz w:val="22"/>
                <w:szCs w:val="22"/>
                <w:lang w:eastAsia="en-US"/>
                <w14:ligatures w14:val="standardContextual"/>
              </w:rPr>
              <w:t>Interfaces con mucho texto que no puede leer o comprender.</w:t>
            </w:r>
          </w:p>
          <w:p w14:paraId="34D8C7FD" w14:textId="77777777" w:rsidR="000822AE" w:rsidRPr="00737A2E" w:rsidRDefault="000822AE" w:rsidP="000822AE">
            <w:pPr>
              <w:pStyle w:val="NormalWeb"/>
              <w:numPr>
                <w:ilvl w:val="0"/>
                <w:numId w:val="20"/>
              </w:numPr>
              <w:spacing w:line="360" w:lineRule="auto"/>
              <w:jc w:val="both"/>
              <w:rPr>
                <w:rFonts w:ascii="Arial" w:eastAsia="Arial" w:hAnsi="Arial" w:cs="Arial"/>
                <w:kern w:val="2"/>
                <w:sz w:val="22"/>
                <w:szCs w:val="22"/>
                <w:lang w:eastAsia="en-US"/>
                <w14:ligatures w14:val="standardContextual"/>
              </w:rPr>
            </w:pPr>
            <w:r w:rsidRPr="00737A2E">
              <w:rPr>
                <w:rFonts w:ascii="Arial" w:eastAsia="Arial" w:hAnsi="Arial" w:cs="Arial"/>
                <w:kern w:val="2"/>
                <w:sz w:val="22"/>
                <w:szCs w:val="22"/>
                <w:lang w:eastAsia="en-US"/>
                <w14:ligatures w14:val="standardContextual"/>
              </w:rPr>
              <w:t>No saber si está haciendo bien una seña o un movimiento.</w:t>
            </w:r>
          </w:p>
          <w:p w14:paraId="408938E4" w14:textId="29BE22EF" w:rsidR="000822AE" w:rsidRPr="000822AE" w:rsidRDefault="000822AE" w:rsidP="000822AE">
            <w:pPr>
              <w:pStyle w:val="NormalWeb"/>
              <w:numPr>
                <w:ilvl w:val="0"/>
                <w:numId w:val="20"/>
              </w:numPr>
              <w:spacing w:line="360" w:lineRule="auto"/>
              <w:jc w:val="both"/>
              <w:rPr>
                <w:rFonts w:ascii="Arial" w:eastAsia="Arial" w:hAnsi="Arial" w:cs="Arial"/>
                <w:kern w:val="2"/>
                <w:sz w:val="22"/>
                <w:szCs w:val="22"/>
                <w:lang w:eastAsia="en-US"/>
                <w14:ligatures w14:val="standardContextual"/>
              </w:rPr>
            </w:pPr>
            <w:r w:rsidRPr="00737A2E">
              <w:rPr>
                <w:rFonts w:ascii="Arial" w:eastAsia="Arial" w:hAnsi="Arial" w:cs="Arial"/>
                <w:kern w:val="2"/>
                <w:sz w:val="22"/>
                <w:szCs w:val="22"/>
                <w:lang w:eastAsia="en-US"/>
                <w14:ligatures w14:val="standardContextual"/>
              </w:rPr>
              <w:t>Situaciones donde la comunicación se detiene y no puede continuar la conversación.</w:t>
            </w:r>
          </w:p>
          <w:p w14:paraId="12FDC6D0" w14:textId="79530A33" w:rsidR="00737A2E" w:rsidRPr="000822AE" w:rsidRDefault="00737A2E" w:rsidP="00737A2E">
            <w:pPr>
              <w:spacing w:line="360" w:lineRule="auto"/>
              <w:jc w:val="both"/>
              <w:rPr>
                <w:rFonts w:ascii="Arial" w:eastAsiaTheme="minorEastAsia" w:hAnsi="Arial" w:cs="Arial"/>
                <w:b/>
              </w:rPr>
            </w:pPr>
            <w:proofErr w:type="spellStart"/>
            <w:r w:rsidRPr="000822AE">
              <w:rPr>
                <w:rFonts w:ascii="Arial" w:eastAsia="Arial" w:hAnsi="Arial" w:cs="Arial"/>
                <w:b/>
                <w:bCs/>
              </w:rPr>
              <w:t>Capacidad</w:t>
            </w:r>
            <w:proofErr w:type="spellEnd"/>
            <w:r w:rsidRPr="000822AE">
              <w:rPr>
                <w:rFonts w:ascii="Arial" w:eastAsia="Arial" w:hAnsi="Arial" w:cs="Arial"/>
                <w:b/>
                <w:bCs/>
              </w:rPr>
              <w:t xml:space="preserve"> </w:t>
            </w:r>
            <w:proofErr w:type="spellStart"/>
            <w:r w:rsidRPr="000822AE">
              <w:rPr>
                <w:rFonts w:ascii="Arial" w:eastAsia="Arial" w:hAnsi="Arial" w:cs="Arial"/>
                <w:b/>
                <w:bCs/>
              </w:rPr>
              <w:t>lingüística</w:t>
            </w:r>
            <w:proofErr w:type="spellEnd"/>
            <w:r w:rsidRPr="000822AE">
              <w:rPr>
                <w:rFonts w:ascii="Arial" w:eastAsia="Arial" w:hAnsi="Arial" w:cs="Arial"/>
                <w:b/>
                <w:bCs/>
              </w:rPr>
              <w:t xml:space="preserve"> y </w:t>
            </w:r>
            <w:proofErr w:type="spellStart"/>
            <w:r w:rsidRPr="000822AE">
              <w:rPr>
                <w:rFonts w:ascii="Arial" w:eastAsia="Arial" w:hAnsi="Arial" w:cs="Arial"/>
                <w:b/>
                <w:bCs/>
              </w:rPr>
              <w:t>alfabetización</w:t>
            </w:r>
            <w:proofErr w:type="spellEnd"/>
          </w:p>
          <w:p w14:paraId="50D23DF8" w14:textId="4522F7DD" w:rsidR="00737A2E" w:rsidRPr="00737A2E" w:rsidRDefault="00737A2E" w:rsidP="00AA2B8C">
            <w:pPr>
              <w:pStyle w:val="Prrafodelista"/>
              <w:numPr>
                <w:ilvl w:val="0"/>
                <w:numId w:val="18"/>
              </w:numPr>
              <w:autoSpaceDE/>
              <w:autoSpaceDN/>
              <w:spacing w:before="0" w:after="160" w:line="360" w:lineRule="auto"/>
              <w:rPr>
                <w:rFonts w:ascii="Arial" w:hAnsi="Arial" w:cs="Arial"/>
                <w:sz w:val="22"/>
                <w:szCs w:val="22"/>
              </w:rPr>
            </w:pPr>
            <w:r w:rsidRPr="00737A2E">
              <w:rPr>
                <w:rFonts w:ascii="Arial" w:hAnsi="Arial" w:cs="Arial"/>
                <w:sz w:val="22"/>
                <w:szCs w:val="22"/>
              </w:rPr>
              <w:t>Lengua base (L1): LSM.</w:t>
            </w:r>
          </w:p>
          <w:p w14:paraId="2CA03ADF" w14:textId="77542D39" w:rsidR="00737A2E" w:rsidRPr="00737A2E" w:rsidRDefault="00737A2E" w:rsidP="00AA2B8C">
            <w:pPr>
              <w:pStyle w:val="Prrafodelista"/>
              <w:numPr>
                <w:ilvl w:val="0"/>
                <w:numId w:val="18"/>
              </w:numPr>
              <w:autoSpaceDE/>
              <w:autoSpaceDN/>
              <w:spacing w:before="0" w:after="160" w:line="360" w:lineRule="auto"/>
              <w:rPr>
                <w:rFonts w:ascii="Arial" w:hAnsi="Arial" w:cs="Arial"/>
                <w:sz w:val="22"/>
                <w:szCs w:val="22"/>
              </w:rPr>
            </w:pPr>
            <w:r w:rsidRPr="00737A2E">
              <w:rPr>
                <w:rFonts w:ascii="Arial" w:hAnsi="Arial" w:cs="Arial"/>
                <w:sz w:val="22"/>
                <w:szCs w:val="22"/>
              </w:rPr>
              <w:t>Español escrito: Nivel básico; reconoce palabras clave e iconos, sin comprensión de estructuras complejas.</w:t>
            </w:r>
          </w:p>
          <w:p w14:paraId="19FF4672" w14:textId="5B12F160" w:rsidR="00737A2E" w:rsidRPr="00737A2E" w:rsidRDefault="00737A2E" w:rsidP="00AA2B8C">
            <w:pPr>
              <w:pStyle w:val="Prrafodelista"/>
              <w:numPr>
                <w:ilvl w:val="0"/>
                <w:numId w:val="18"/>
              </w:numPr>
              <w:autoSpaceDE/>
              <w:autoSpaceDN/>
              <w:spacing w:before="0" w:after="160" w:line="360" w:lineRule="auto"/>
              <w:rPr>
                <w:rFonts w:ascii="Arial" w:hAnsi="Arial" w:cs="Arial"/>
                <w:sz w:val="22"/>
                <w:szCs w:val="22"/>
              </w:rPr>
            </w:pPr>
            <w:r w:rsidRPr="00737A2E">
              <w:rPr>
                <w:rFonts w:ascii="Arial" w:hAnsi="Arial" w:cs="Arial"/>
                <w:sz w:val="22"/>
                <w:szCs w:val="22"/>
              </w:rPr>
              <w:t>Nivel en LSM: Inicial en desarrollo.</w:t>
            </w:r>
          </w:p>
          <w:p w14:paraId="71052BAE" w14:textId="0F2A495B" w:rsidR="00737A2E" w:rsidRPr="00737A2E" w:rsidRDefault="00737A2E" w:rsidP="00737A2E">
            <w:pPr>
              <w:spacing w:line="360" w:lineRule="auto"/>
              <w:jc w:val="both"/>
              <w:rPr>
                <w:rFonts w:ascii="Arial" w:eastAsia="Arial" w:hAnsi="Arial" w:cs="Arial"/>
                <w:b/>
                <w:bCs/>
              </w:rPr>
            </w:pPr>
            <w:proofErr w:type="spellStart"/>
            <w:r w:rsidRPr="00737A2E">
              <w:rPr>
                <w:rFonts w:ascii="Arial" w:eastAsia="Arial" w:hAnsi="Arial" w:cs="Arial"/>
                <w:b/>
                <w:bCs/>
              </w:rPr>
              <w:t>Características</w:t>
            </w:r>
            <w:proofErr w:type="spellEnd"/>
            <w:r w:rsidRPr="00737A2E">
              <w:rPr>
                <w:rFonts w:ascii="Arial" w:eastAsia="Arial" w:hAnsi="Arial" w:cs="Arial"/>
                <w:b/>
                <w:bCs/>
              </w:rPr>
              <w:t xml:space="preserve"> cognitivas y </w:t>
            </w:r>
            <w:proofErr w:type="spellStart"/>
            <w:r w:rsidRPr="00737A2E">
              <w:rPr>
                <w:rFonts w:ascii="Arial" w:eastAsia="Arial" w:hAnsi="Arial" w:cs="Arial"/>
                <w:b/>
                <w:bCs/>
              </w:rPr>
              <w:t>sensoriales</w:t>
            </w:r>
            <w:proofErr w:type="spellEnd"/>
          </w:p>
          <w:p w14:paraId="6E6994AA" w14:textId="10903189" w:rsidR="00737A2E" w:rsidRPr="00737A2E" w:rsidRDefault="00737A2E" w:rsidP="00AA2B8C">
            <w:pPr>
              <w:pStyle w:val="Prrafodelista"/>
              <w:numPr>
                <w:ilvl w:val="0"/>
                <w:numId w:val="19"/>
              </w:numPr>
              <w:autoSpaceDE/>
              <w:autoSpaceDN/>
              <w:spacing w:before="0" w:after="160" w:line="360" w:lineRule="auto"/>
              <w:rPr>
                <w:rFonts w:ascii="Arial" w:eastAsia="Arial" w:hAnsi="Arial" w:cs="Arial"/>
                <w:sz w:val="22"/>
                <w:szCs w:val="22"/>
              </w:rPr>
            </w:pPr>
            <w:r w:rsidRPr="00737A2E">
              <w:rPr>
                <w:rFonts w:ascii="Arial" w:eastAsia="Arial" w:hAnsi="Arial" w:cs="Arial"/>
                <w:sz w:val="22"/>
                <w:szCs w:val="22"/>
              </w:rPr>
              <w:t>Audición: Sordera profunda.</w:t>
            </w:r>
          </w:p>
          <w:p w14:paraId="4F69A19A" w14:textId="3CC7CCDD" w:rsidR="00737A2E" w:rsidRPr="00737A2E" w:rsidRDefault="00737A2E" w:rsidP="00AA2B8C">
            <w:pPr>
              <w:pStyle w:val="Prrafodelista"/>
              <w:numPr>
                <w:ilvl w:val="0"/>
                <w:numId w:val="19"/>
              </w:numPr>
              <w:autoSpaceDE/>
              <w:autoSpaceDN/>
              <w:spacing w:before="0" w:after="160" w:line="360" w:lineRule="auto"/>
              <w:rPr>
                <w:rFonts w:ascii="Arial" w:eastAsia="Arial" w:hAnsi="Arial" w:cs="Arial"/>
                <w:sz w:val="22"/>
                <w:szCs w:val="22"/>
              </w:rPr>
            </w:pPr>
            <w:r w:rsidRPr="00737A2E">
              <w:rPr>
                <w:rFonts w:ascii="Arial" w:eastAsia="Arial" w:hAnsi="Arial" w:cs="Arial"/>
                <w:sz w:val="22"/>
                <w:szCs w:val="22"/>
              </w:rPr>
              <w:t>Visión: Canal principal para comprender información y expresiones.</w:t>
            </w:r>
          </w:p>
          <w:p w14:paraId="22696EAF" w14:textId="0D4A532C" w:rsidR="00737A2E" w:rsidRPr="00737A2E" w:rsidRDefault="00737A2E" w:rsidP="00AA2B8C">
            <w:pPr>
              <w:pStyle w:val="Prrafodelista"/>
              <w:numPr>
                <w:ilvl w:val="0"/>
                <w:numId w:val="19"/>
              </w:numPr>
              <w:autoSpaceDE/>
              <w:autoSpaceDN/>
              <w:spacing w:before="0" w:after="160" w:line="360" w:lineRule="auto"/>
              <w:rPr>
                <w:rFonts w:ascii="Arial" w:eastAsia="Arial" w:hAnsi="Arial" w:cs="Arial"/>
                <w:sz w:val="22"/>
                <w:szCs w:val="22"/>
              </w:rPr>
            </w:pPr>
            <w:r w:rsidRPr="00737A2E">
              <w:rPr>
                <w:rFonts w:ascii="Arial" w:eastAsia="Arial" w:hAnsi="Arial" w:cs="Arial"/>
                <w:sz w:val="22"/>
                <w:szCs w:val="22"/>
              </w:rPr>
              <w:t>Motricidad: En desarrollo; puede reproducir señas básicas.</w:t>
            </w:r>
          </w:p>
          <w:p w14:paraId="41C7EBF7" w14:textId="2C0284EA" w:rsidR="00737A2E" w:rsidRPr="00737A2E" w:rsidRDefault="00737A2E" w:rsidP="00AA2B8C">
            <w:pPr>
              <w:pStyle w:val="Prrafodelista"/>
              <w:numPr>
                <w:ilvl w:val="0"/>
                <w:numId w:val="19"/>
              </w:numPr>
              <w:autoSpaceDE/>
              <w:autoSpaceDN/>
              <w:spacing w:before="0" w:after="160" w:line="360" w:lineRule="auto"/>
              <w:rPr>
                <w:rFonts w:ascii="Arial" w:eastAsia="Arial" w:hAnsi="Arial" w:cs="Arial"/>
                <w:sz w:val="22"/>
                <w:szCs w:val="22"/>
              </w:rPr>
            </w:pPr>
            <w:r w:rsidRPr="00737A2E">
              <w:rPr>
                <w:rFonts w:ascii="Arial" w:eastAsia="Arial" w:hAnsi="Arial" w:cs="Arial"/>
                <w:sz w:val="22"/>
                <w:szCs w:val="22"/>
              </w:rPr>
              <w:t>Procesamiento y aprendizaje: Visual–motriz, basado en observación y repetición.</w:t>
            </w:r>
          </w:p>
          <w:p w14:paraId="366CF476" w14:textId="48218B2B" w:rsidR="00737A2E" w:rsidRPr="00737A2E" w:rsidRDefault="00737A2E" w:rsidP="00737A2E">
            <w:pPr>
              <w:spacing w:line="360" w:lineRule="auto"/>
              <w:jc w:val="both"/>
              <w:rPr>
                <w:rFonts w:ascii="Arial" w:eastAsia="Arial" w:hAnsi="Arial" w:cs="Arial"/>
                <w:b/>
              </w:rPr>
            </w:pPr>
            <w:proofErr w:type="spellStart"/>
            <w:r w:rsidRPr="003B2DF8">
              <w:rPr>
                <w:rFonts w:ascii="Arial" w:eastAsia="Arial" w:hAnsi="Arial" w:cs="Arial"/>
                <w:b/>
              </w:rPr>
              <w:lastRenderedPageBreak/>
              <w:t>Hábitos</w:t>
            </w:r>
            <w:proofErr w:type="spellEnd"/>
            <w:r w:rsidRPr="003B2DF8">
              <w:rPr>
                <w:rFonts w:ascii="Arial" w:eastAsia="Arial" w:hAnsi="Arial" w:cs="Arial"/>
                <w:b/>
              </w:rPr>
              <w:t xml:space="preserve"> </w:t>
            </w:r>
            <w:proofErr w:type="spellStart"/>
            <w:r w:rsidRPr="00737A2E">
              <w:rPr>
                <w:rFonts w:ascii="Arial" w:eastAsia="Arial" w:hAnsi="Arial" w:cs="Arial"/>
                <w:b/>
              </w:rPr>
              <w:t>d</w:t>
            </w:r>
            <w:r w:rsidRPr="003B2DF8">
              <w:rPr>
                <w:rFonts w:ascii="Arial" w:eastAsia="Arial" w:hAnsi="Arial" w:cs="Arial"/>
                <w:b/>
              </w:rPr>
              <w:t>igitales</w:t>
            </w:r>
            <w:proofErr w:type="spellEnd"/>
            <w:r w:rsidRPr="003B2DF8">
              <w:rPr>
                <w:rFonts w:ascii="Arial" w:eastAsia="Arial" w:hAnsi="Arial" w:cs="Arial"/>
                <w:b/>
              </w:rPr>
              <w:t xml:space="preserve"> </w:t>
            </w:r>
            <w:r w:rsidRPr="00737A2E">
              <w:rPr>
                <w:rFonts w:ascii="Arial" w:eastAsia="Arial" w:hAnsi="Arial" w:cs="Arial"/>
                <w:b/>
              </w:rPr>
              <w:t xml:space="preserve">y </w:t>
            </w:r>
            <w:proofErr w:type="spellStart"/>
            <w:r w:rsidRPr="00737A2E">
              <w:rPr>
                <w:rFonts w:ascii="Arial" w:eastAsia="Arial" w:hAnsi="Arial" w:cs="Arial"/>
                <w:b/>
              </w:rPr>
              <w:t>perfil</w:t>
            </w:r>
            <w:proofErr w:type="spellEnd"/>
            <w:r w:rsidRPr="00737A2E">
              <w:rPr>
                <w:rFonts w:ascii="Arial" w:eastAsia="Arial" w:hAnsi="Arial" w:cs="Arial"/>
                <w:b/>
              </w:rPr>
              <w:t xml:space="preserve"> </w:t>
            </w:r>
            <w:proofErr w:type="spellStart"/>
            <w:r w:rsidRPr="00737A2E">
              <w:rPr>
                <w:rFonts w:ascii="Arial" w:eastAsia="Arial" w:hAnsi="Arial" w:cs="Arial"/>
                <w:b/>
              </w:rPr>
              <w:t>tecnológico</w:t>
            </w:r>
            <w:proofErr w:type="spellEnd"/>
          </w:p>
          <w:p w14:paraId="78D4A411" w14:textId="5ADCC99E" w:rsidR="00737A2E" w:rsidRPr="00737A2E" w:rsidRDefault="00737A2E" w:rsidP="00AA2B8C">
            <w:pPr>
              <w:pStyle w:val="Prrafodelista"/>
              <w:numPr>
                <w:ilvl w:val="0"/>
                <w:numId w:val="19"/>
              </w:numPr>
              <w:autoSpaceDE/>
              <w:autoSpaceDN/>
              <w:spacing w:before="0" w:after="160" w:line="360" w:lineRule="auto"/>
              <w:rPr>
                <w:rFonts w:ascii="Arial" w:eastAsia="Arial" w:hAnsi="Arial" w:cs="Arial"/>
                <w:sz w:val="22"/>
                <w:szCs w:val="22"/>
              </w:rPr>
            </w:pPr>
            <w:r w:rsidRPr="00737A2E">
              <w:rPr>
                <w:rStyle w:val="Fuerte"/>
                <w:rFonts w:ascii="Arial" w:hAnsi="Arial" w:cs="Arial"/>
                <w:b w:val="0"/>
                <w:bCs w:val="0"/>
                <w:sz w:val="22"/>
                <w:szCs w:val="22"/>
              </w:rPr>
              <w:t>Nivel digital:</w:t>
            </w:r>
            <w:r w:rsidRPr="00737A2E">
              <w:rPr>
                <w:rFonts w:ascii="Arial" w:hAnsi="Arial" w:cs="Arial"/>
                <w:sz w:val="22"/>
                <w:szCs w:val="22"/>
              </w:rPr>
              <w:t xml:space="preserve"> Básico. I</w:t>
            </w:r>
            <w:r w:rsidRPr="00737A2E">
              <w:rPr>
                <w:rFonts w:ascii="Arial" w:eastAsia="Arial" w:hAnsi="Arial" w:cs="Arial"/>
                <w:sz w:val="22"/>
                <w:szCs w:val="22"/>
              </w:rPr>
              <w:t>nteractúa de forma intuitiva mediante prueba y error.</w:t>
            </w:r>
          </w:p>
          <w:p w14:paraId="10A71AFD" w14:textId="66DD566E" w:rsidR="00737A2E" w:rsidRPr="00737A2E" w:rsidRDefault="00737A2E" w:rsidP="00AA2B8C">
            <w:pPr>
              <w:pStyle w:val="Prrafodelista"/>
              <w:numPr>
                <w:ilvl w:val="0"/>
                <w:numId w:val="19"/>
              </w:numPr>
              <w:autoSpaceDE/>
              <w:autoSpaceDN/>
              <w:spacing w:before="0" w:after="160" w:line="360" w:lineRule="auto"/>
              <w:rPr>
                <w:rFonts w:ascii="Arial" w:eastAsia="Arial" w:hAnsi="Arial" w:cs="Arial"/>
                <w:sz w:val="22"/>
                <w:szCs w:val="22"/>
              </w:rPr>
            </w:pPr>
            <w:r w:rsidRPr="00737A2E">
              <w:rPr>
                <w:rFonts w:ascii="Arial" w:eastAsia="Arial" w:hAnsi="Arial" w:cs="Arial"/>
                <w:sz w:val="22"/>
                <w:szCs w:val="22"/>
              </w:rPr>
              <w:t>Dispositivo principal: Teléfono celular de gama media (uso compartido con su mamá).</w:t>
            </w:r>
          </w:p>
          <w:p w14:paraId="75C3044B" w14:textId="059B1EEB" w:rsidR="00737A2E" w:rsidRPr="00737A2E" w:rsidRDefault="00737A2E" w:rsidP="00AA2B8C">
            <w:pPr>
              <w:pStyle w:val="Prrafodelista"/>
              <w:numPr>
                <w:ilvl w:val="1"/>
                <w:numId w:val="19"/>
              </w:numPr>
              <w:autoSpaceDE/>
              <w:autoSpaceDN/>
              <w:spacing w:before="0" w:after="160" w:line="360" w:lineRule="auto"/>
              <w:rPr>
                <w:rFonts w:ascii="Arial" w:eastAsia="Arial" w:hAnsi="Arial" w:cs="Arial"/>
                <w:sz w:val="22"/>
                <w:szCs w:val="22"/>
              </w:rPr>
            </w:pPr>
            <w:r w:rsidRPr="00737A2E">
              <w:rPr>
                <w:rFonts w:ascii="Arial" w:eastAsia="Arial" w:hAnsi="Arial" w:cs="Arial"/>
                <w:sz w:val="22"/>
                <w:szCs w:val="22"/>
              </w:rPr>
              <w:t xml:space="preserve">Especificaciones: </w:t>
            </w:r>
          </w:p>
          <w:p w14:paraId="5588ADC7" w14:textId="5881F95E" w:rsidR="00737A2E" w:rsidRPr="000C512E" w:rsidRDefault="00737A2E" w:rsidP="00AA2B8C">
            <w:pPr>
              <w:pStyle w:val="Prrafodelista"/>
              <w:numPr>
                <w:ilvl w:val="2"/>
                <w:numId w:val="19"/>
              </w:numPr>
              <w:autoSpaceDE/>
              <w:autoSpaceDN/>
              <w:spacing w:before="0" w:after="160" w:line="360" w:lineRule="auto"/>
              <w:rPr>
                <w:rFonts w:ascii="Arial" w:eastAsia="Arial" w:hAnsi="Arial" w:cs="Arial"/>
                <w:sz w:val="22"/>
                <w:szCs w:val="22"/>
              </w:rPr>
            </w:pPr>
            <w:r w:rsidRPr="000C512E">
              <w:rPr>
                <w:rFonts w:ascii="Arial" w:eastAsia="Arial" w:hAnsi="Arial" w:cs="Arial"/>
                <w:sz w:val="22"/>
                <w:szCs w:val="22"/>
              </w:rPr>
              <w:t>Cámara Frontal: Cuenta con resolución suficiente para capturar movimientos y expresiones faciales con claridad, permitiendo la imitación y validación de señas.</w:t>
            </w:r>
          </w:p>
          <w:p w14:paraId="777F80EF" w14:textId="3B6AA869" w:rsidR="00737A2E" w:rsidRPr="000C512E" w:rsidRDefault="00737A2E" w:rsidP="00AA2B8C">
            <w:pPr>
              <w:pStyle w:val="Prrafodelista"/>
              <w:numPr>
                <w:ilvl w:val="2"/>
                <w:numId w:val="19"/>
              </w:numPr>
              <w:autoSpaceDE/>
              <w:autoSpaceDN/>
              <w:spacing w:before="0" w:after="160" w:line="360" w:lineRule="auto"/>
              <w:rPr>
                <w:rFonts w:ascii="Arial" w:eastAsia="Arial" w:hAnsi="Arial" w:cs="Arial"/>
                <w:sz w:val="22"/>
                <w:szCs w:val="22"/>
              </w:rPr>
            </w:pPr>
            <w:r w:rsidRPr="000C512E">
              <w:rPr>
                <w:rFonts w:ascii="Arial" w:eastAsia="Arial" w:hAnsi="Arial" w:cs="Arial"/>
                <w:sz w:val="22"/>
                <w:szCs w:val="22"/>
              </w:rPr>
              <w:t xml:space="preserve">Motor de </w:t>
            </w:r>
            <w:r w:rsidRPr="00737A2E">
              <w:rPr>
                <w:rFonts w:ascii="Arial" w:eastAsia="Arial" w:hAnsi="Arial" w:cs="Arial"/>
                <w:sz w:val="22"/>
                <w:szCs w:val="22"/>
              </w:rPr>
              <w:t>v</w:t>
            </w:r>
            <w:r w:rsidRPr="000C512E">
              <w:rPr>
                <w:rFonts w:ascii="Arial" w:eastAsia="Arial" w:hAnsi="Arial" w:cs="Arial"/>
                <w:sz w:val="22"/>
                <w:szCs w:val="22"/>
              </w:rPr>
              <w:t>ibración: Funciona</w:t>
            </w:r>
            <w:r w:rsidRPr="00737A2E">
              <w:rPr>
                <w:rFonts w:ascii="Arial" w:eastAsia="Arial" w:hAnsi="Arial" w:cs="Arial"/>
                <w:sz w:val="22"/>
                <w:szCs w:val="22"/>
              </w:rPr>
              <w:t xml:space="preserve">l. </w:t>
            </w:r>
          </w:p>
          <w:p w14:paraId="71824243" w14:textId="2C3DD0C4" w:rsidR="00737A2E" w:rsidRPr="00737A2E" w:rsidRDefault="00737A2E" w:rsidP="00AA2B8C">
            <w:pPr>
              <w:pStyle w:val="Prrafodelista"/>
              <w:numPr>
                <w:ilvl w:val="2"/>
                <w:numId w:val="19"/>
              </w:numPr>
              <w:autoSpaceDE/>
              <w:autoSpaceDN/>
              <w:spacing w:before="0" w:after="160" w:line="360" w:lineRule="auto"/>
              <w:rPr>
                <w:rFonts w:ascii="Arial" w:eastAsia="Arial" w:hAnsi="Arial" w:cs="Arial"/>
                <w:sz w:val="22"/>
                <w:szCs w:val="22"/>
              </w:rPr>
            </w:pPr>
            <w:r w:rsidRPr="000C512E">
              <w:rPr>
                <w:rFonts w:ascii="Arial" w:eastAsia="Arial" w:hAnsi="Arial" w:cs="Arial"/>
                <w:sz w:val="22"/>
                <w:szCs w:val="22"/>
              </w:rPr>
              <w:t xml:space="preserve">Salida de </w:t>
            </w:r>
            <w:r w:rsidRPr="00737A2E">
              <w:rPr>
                <w:rFonts w:ascii="Arial" w:eastAsia="Arial" w:hAnsi="Arial" w:cs="Arial"/>
                <w:sz w:val="22"/>
                <w:szCs w:val="22"/>
              </w:rPr>
              <w:t>a</w:t>
            </w:r>
            <w:r w:rsidRPr="000C512E">
              <w:rPr>
                <w:rFonts w:ascii="Arial" w:eastAsia="Arial" w:hAnsi="Arial" w:cs="Arial"/>
                <w:sz w:val="22"/>
                <w:szCs w:val="22"/>
              </w:rPr>
              <w:t>udio: El dispositivo cuenta con bocinas funcionales</w:t>
            </w:r>
            <w:r w:rsidRPr="00737A2E">
              <w:rPr>
                <w:rFonts w:ascii="Arial" w:eastAsia="Arial" w:hAnsi="Arial" w:cs="Arial"/>
                <w:sz w:val="22"/>
                <w:szCs w:val="22"/>
              </w:rPr>
              <w:t>.</w:t>
            </w:r>
          </w:p>
          <w:p w14:paraId="2D3504D8" w14:textId="21571753" w:rsidR="00737A2E" w:rsidRPr="00737A2E" w:rsidRDefault="00737A2E" w:rsidP="00AA2B8C">
            <w:pPr>
              <w:pStyle w:val="Prrafodelista"/>
              <w:numPr>
                <w:ilvl w:val="0"/>
                <w:numId w:val="19"/>
              </w:numPr>
              <w:autoSpaceDE/>
              <w:autoSpaceDN/>
              <w:spacing w:before="0" w:after="160" w:line="360" w:lineRule="auto"/>
              <w:rPr>
                <w:rFonts w:ascii="Arial" w:eastAsia="Arial" w:hAnsi="Arial" w:cs="Arial"/>
                <w:sz w:val="22"/>
                <w:szCs w:val="22"/>
              </w:rPr>
            </w:pPr>
            <w:r w:rsidRPr="00737A2E">
              <w:rPr>
                <w:rFonts w:ascii="Arial" w:eastAsia="Arial" w:hAnsi="Arial" w:cs="Arial"/>
                <w:sz w:val="22"/>
                <w:szCs w:val="22"/>
              </w:rPr>
              <w:t xml:space="preserve"> Uso general: Familiarizado con contenido visual como videos y juegos simples. Reconoce iconos y acciones básicas sin necesidad de leer.</w:t>
            </w:r>
          </w:p>
          <w:p w14:paraId="660799B9" w14:textId="4B97FB55" w:rsidR="00737A2E" w:rsidRPr="00737A2E" w:rsidRDefault="00763E38" w:rsidP="00737A2E">
            <w:pPr>
              <w:spacing w:line="360" w:lineRule="auto"/>
              <w:jc w:val="both"/>
              <w:rPr>
                <w:rFonts w:ascii="Arial" w:hAnsi="Arial" w:cs="Arial"/>
                <w:b/>
                <w:bCs/>
              </w:rPr>
            </w:pPr>
            <w:proofErr w:type="spellStart"/>
            <w:r>
              <w:rPr>
                <w:rFonts w:ascii="Arial" w:hAnsi="Arial" w:cs="Arial"/>
                <w:b/>
                <w:bCs/>
              </w:rPr>
              <w:t>Actitud</w:t>
            </w:r>
            <w:proofErr w:type="spellEnd"/>
          </w:p>
          <w:p w14:paraId="4CA14472" w14:textId="149D9D4A" w:rsidR="00737A2E" w:rsidRPr="006054EF" w:rsidRDefault="00737A2E" w:rsidP="00AA2B8C">
            <w:pPr>
              <w:pStyle w:val="NormalWeb"/>
              <w:numPr>
                <w:ilvl w:val="0"/>
                <w:numId w:val="16"/>
              </w:numPr>
              <w:spacing w:line="360" w:lineRule="auto"/>
              <w:jc w:val="both"/>
              <w:rPr>
                <w:rFonts w:ascii="Arial" w:eastAsiaTheme="minorEastAsia" w:hAnsi="Arial" w:cs="Arial"/>
                <w:kern w:val="2"/>
                <w:sz w:val="22"/>
                <w:szCs w:val="22"/>
                <w:lang w:eastAsia="en-US"/>
                <w14:ligatures w14:val="standardContextual"/>
              </w:rPr>
            </w:pPr>
            <w:r w:rsidRPr="006054EF">
              <w:rPr>
                <w:rFonts w:ascii="Arial" w:eastAsiaTheme="minorEastAsia" w:hAnsi="Arial" w:cs="Arial"/>
                <w:kern w:val="2"/>
                <w:sz w:val="22"/>
                <w:szCs w:val="22"/>
                <w:lang w:eastAsia="en-US"/>
                <w14:ligatures w14:val="standardContextual"/>
              </w:rPr>
              <w:t xml:space="preserve">Curiosidad: </w:t>
            </w:r>
            <w:r w:rsidRPr="0F96371F">
              <w:rPr>
                <w:rFonts w:ascii="Arial" w:eastAsiaTheme="minorEastAsia" w:hAnsi="Arial" w:cs="Arial"/>
                <w:kern w:val="2"/>
                <w:sz w:val="22"/>
                <w:szCs w:val="22"/>
                <w:lang w:eastAsia="en-US"/>
                <w14:ligatures w14:val="standardContextual"/>
              </w:rPr>
              <w:t xml:space="preserve">Alta. </w:t>
            </w:r>
            <w:r w:rsidRPr="006054EF">
              <w:rPr>
                <w:rFonts w:ascii="Arial" w:eastAsiaTheme="minorEastAsia" w:hAnsi="Arial" w:cs="Arial"/>
                <w:kern w:val="2"/>
                <w:sz w:val="22"/>
                <w:szCs w:val="22"/>
                <w:lang w:eastAsia="en-US"/>
                <w14:ligatures w14:val="standardContextual"/>
              </w:rPr>
              <w:t>Explora su entorno por iniciativa propia, especialmente a través de estímulos visuales. Muestra interés por dispositivos móviles y contenido visual como videos.</w:t>
            </w:r>
          </w:p>
          <w:p w14:paraId="61CB9504" w14:textId="5A915603" w:rsidR="00737A2E" w:rsidRPr="006054EF" w:rsidRDefault="00737A2E" w:rsidP="00AA2B8C">
            <w:pPr>
              <w:pStyle w:val="NormalWeb"/>
              <w:numPr>
                <w:ilvl w:val="0"/>
                <w:numId w:val="16"/>
              </w:numPr>
              <w:spacing w:line="360" w:lineRule="auto"/>
              <w:jc w:val="both"/>
              <w:rPr>
                <w:rFonts w:ascii="Arial" w:eastAsiaTheme="minorEastAsia" w:hAnsi="Arial" w:cs="Arial"/>
                <w:kern w:val="2"/>
                <w:sz w:val="22"/>
                <w:szCs w:val="22"/>
                <w:lang w:eastAsia="en-US"/>
                <w14:ligatures w14:val="standardContextual"/>
              </w:rPr>
            </w:pPr>
            <w:r w:rsidRPr="006054EF">
              <w:rPr>
                <w:rFonts w:ascii="Arial" w:eastAsiaTheme="minorEastAsia" w:hAnsi="Arial" w:cs="Arial"/>
                <w:kern w:val="2"/>
                <w:sz w:val="22"/>
                <w:szCs w:val="22"/>
                <w:lang w:eastAsia="en-US"/>
                <w14:ligatures w14:val="standardContextual"/>
              </w:rPr>
              <w:t xml:space="preserve">Persistencia: </w:t>
            </w:r>
            <w:r w:rsidRPr="0F96371F">
              <w:rPr>
                <w:rFonts w:ascii="Arial" w:eastAsiaTheme="minorEastAsia" w:hAnsi="Arial" w:cs="Arial"/>
                <w:kern w:val="2"/>
                <w:sz w:val="22"/>
                <w:szCs w:val="22"/>
                <w:lang w:eastAsia="en-US"/>
                <w14:ligatures w14:val="standardContextual"/>
              </w:rPr>
              <w:t xml:space="preserve">Media. </w:t>
            </w:r>
            <w:r w:rsidRPr="006054EF">
              <w:rPr>
                <w:rFonts w:ascii="Arial" w:eastAsiaTheme="minorEastAsia" w:hAnsi="Arial" w:cs="Arial"/>
                <w:kern w:val="2"/>
                <w:sz w:val="22"/>
                <w:szCs w:val="22"/>
                <w:lang w:eastAsia="en-US"/>
                <w14:ligatures w14:val="standardContextual"/>
              </w:rPr>
              <w:t>Intenta repetir señas o acciones varias veces. En el uso de dispositivos, prueba diferentes opciones, pero puede detenerse si no obtiene un resultado claro.</w:t>
            </w:r>
          </w:p>
          <w:p w14:paraId="5A209EDB" w14:textId="2FA7FC93" w:rsidR="00737A2E" w:rsidRPr="006054EF" w:rsidRDefault="00737A2E" w:rsidP="00AA2B8C">
            <w:pPr>
              <w:pStyle w:val="NormalWeb"/>
              <w:numPr>
                <w:ilvl w:val="0"/>
                <w:numId w:val="16"/>
              </w:numPr>
              <w:spacing w:line="360" w:lineRule="auto"/>
              <w:jc w:val="both"/>
              <w:rPr>
                <w:rFonts w:ascii="Arial" w:eastAsiaTheme="minorEastAsia" w:hAnsi="Arial" w:cs="Arial"/>
                <w:kern w:val="2"/>
                <w:sz w:val="22"/>
                <w:szCs w:val="22"/>
                <w:lang w:eastAsia="en-US"/>
                <w14:ligatures w14:val="standardContextual"/>
              </w:rPr>
            </w:pPr>
            <w:r w:rsidRPr="006054EF">
              <w:rPr>
                <w:rFonts w:ascii="Arial" w:eastAsiaTheme="minorEastAsia" w:hAnsi="Arial" w:cs="Arial"/>
                <w:kern w:val="2"/>
                <w:sz w:val="22"/>
                <w:szCs w:val="22"/>
                <w:lang w:eastAsia="en-US"/>
                <w14:ligatures w14:val="standardContextual"/>
              </w:rPr>
              <w:t>Tolerancia a la frustración:</w:t>
            </w:r>
            <w:r w:rsidR="000822AE" w:rsidRPr="0F96371F">
              <w:rPr>
                <w:rFonts w:ascii="Arial" w:eastAsiaTheme="minorEastAsia" w:hAnsi="Arial" w:cs="Arial"/>
                <w:kern w:val="2"/>
                <w:sz w:val="22"/>
                <w:szCs w:val="22"/>
                <w:lang w:eastAsia="en-US"/>
                <w14:ligatures w14:val="standardContextual"/>
              </w:rPr>
              <w:t xml:space="preserve"> </w:t>
            </w:r>
            <w:r w:rsidRPr="006054EF">
              <w:rPr>
                <w:rFonts w:ascii="Arial" w:eastAsiaTheme="minorHAnsi" w:hAnsi="Arial" w:cs="Arial"/>
                <w:kern w:val="2"/>
                <w:sz w:val="22"/>
                <w:szCs w:val="22"/>
                <w:lang w:eastAsia="en-US"/>
                <w14:ligatures w14:val="standardContextual"/>
              </w:rPr>
              <w:t>Media-baja.</w:t>
            </w:r>
            <w:r w:rsidR="000822AE">
              <w:rPr>
                <w:rFonts w:ascii="Arial" w:eastAsiaTheme="minorHAnsi" w:hAnsi="Arial" w:cs="Arial"/>
                <w:kern w:val="2"/>
                <w:sz w:val="22"/>
                <w:szCs w:val="22"/>
                <w:lang w:eastAsia="en-US"/>
                <w14:ligatures w14:val="standardContextual"/>
              </w:rPr>
              <w:t xml:space="preserve"> </w:t>
            </w:r>
            <w:r w:rsidRPr="006054EF">
              <w:rPr>
                <w:rFonts w:ascii="Arial" w:eastAsiaTheme="minorEastAsia" w:hAnsi="Arial" w:cs="Arial"/>
                <w:kern w:val="2"/>
                <w:sz w:val="22"/>
                <w:szCs w:val="22"/>
                <w:lang w:eastAsia="en-US"/>
                <w14:ligatures w14:val="standardContextual"/>
              </w:rPr>
              <w:t>Se frustra cuando no logra comunicarse o cuando una actividad (física o digital) no responde como espera.</w:t>
            </w:r>
          </w:p>
          <w:p w14:paraId="17BAAA17" w14:textId="77777777" w:rsidR="0A73F0A9" w:rsidRDefault="00737A2E" w:rsidP="00472E10">
            <w:pPr>
              <w:pStyle w:val="NormalWeb"/>
              <w:numPr>
                <w:ilvl w:val="0"/>
                <w:numId w:val="16"/>
              </w:numPr>
              <w:spacing w:line="360" w:lineRule="auto"/>
              <w:jc w:val="both"/>
              <w:rPr>
                <w:rFonts w:ascii="Arial" w:eastAsiaTheme="minorEastAsia" w:hAnsi="Arial" w:cs="Arial"/>
                <w:kern w:val="2"/>
                <w:sz w:val="22"/>
                <w:szCs w:val="22"/>
                <w:lang w:eastAsia="en-US"/>
                <w14:ligatures w14:val="standardContextual"/>
              </w:rPr>
            </w:pPr>
            <w:r w:rsidRPr="006054EF">
              <w:rPr>
                <w:rFonts w:ascii="Arial" w:eastAsiaTheme="minorEastAsia" w:hAnsi="Arial" w:cs="Arial"/>
                <w:kern w:val="2"/>
                <w:sz w:val="22"/>
                <w:szCs w:val="22"/>
                <w:lang w:eastAsia="en-US"/>
                <w14:ligatures w14:val="standardContextual"/>
              </w:rPr>
              <w:t>Autonomía: En desarrollo.</w:t>
            </w:r>
            <w:r w:rsidR="000822AE">
              <w:rPr>
                <w:rFonts w:ascii="Arial" w:eastAsiaTheme="minorHAnsi" w:hAnsi="Arial" w:cs="Arial"/>
                <w:kern w:val="2"/>
                <w:sz w:val="22"/>
                <w:szCs w:val="22"/>
                <w:lang w:eastAsia="en-US"/>
                <w14:ligatures w14:val="standardContextual"/>
              </w:rPr>
              <w:t xml:space="preserve"> </w:t>
            </w:r>
            <w:r w:rsidRPr="006054EF">
              <w:rPr>
                <w:rFonts w:ascii="Arial" w:eastAsiaTheme="minorEastAsia" w:hAnsi="Arial" w:cs="Arial"/>
                <w:kern w:val="2"/>
                <w:sz w:val="22"/>
                <w:szCs w:val="22"/>
                <w:lang w:eastAsia="en-US"/>
                <w14:ligatures w14:val="standardContextual"/>
              </w:rPr>
              <w:t>Puede interactuar con objetos y dispositivos en actividades básicas, pero aún requiere acompañamiento para resolver situaciones nuevas o más complejas.</w:t>
            </w:r>
          </w:p>
          <w:p w14:paraId="1A16F892" w14:textId="22F3ED0F" w:rsidR="004E2690" w:rsidRDefault="005F5CF2" w:rsidP="004E2690">
            <w:pPr>
              <w:pStyle w:val="NormalWeb"/>
              <w:spacing w:line="360" w:lineRule="auto"/>
              <w:jc w:val="both"/>
              <w:rPr>
                <w:rFonts w:ascii="Arial" w:eastAsiaTheme="minorEastAsia" w:hAnsi="Arial" w:cs="Arial"/>
                <w:b/>
                <w:bCs/>
                <w:kern w:val="2"/>
                <w:sz w:val="22"/>
                <w:szCs w:val="22"/>
                <w:lang w:eastAsia="en-US"/>
                <w14:ligatures w14:val="standardContextual"/>
              </w:rPr>
            </w:pPr>
            <w:r>
              <w:rPr>
                <w:rFonts w:ascii="Arial" w:eastAsiaTheme="minorEastAsia" w:hAnsi="Arial" w:cs="Arial"/>
                <w:b/>
                <w:bCs/>
                <w:noProof/>
                <w:kern w:val="2"/>
                <w:sz w:val="22"/>
                <w:szCs w:val="22"/>
                <w:lang w:eastAsia="en-US"/>
              </w:rPr>
              <w:lastRenderedPageBreak/>
              <w:drawing>
                <wp:inline distT="0" distB="0" distL="0" distR="0" wp14:anchorId="02DA11D9" wp14:editId="384FF56D">
                  <wp:extent cx="5293995" cy="4516204"/>
                  <wp:effectExtent l="0" t="0" r="1905" b="0"/>
                  <wp:docPr id="99398000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80003" name="Imagen 4"/>
                          <pic:cNvPicPr/>
                        </pic:nvPicPr>
                        <pic:blipFill>
                          <a:blip r:embed="rId14">
                            <a:extLst>
                              <a:ext uri="{28A0092B-C50C-407E-A947-70E740481C1C}">
                                <a14:useLocalDpi xmlns:a14="http://schemas.microsoft.com/office/drawing/2010/main" val="0"/>
                              </a:ext>
                            </a:extLst>
                          </a:blip>
                          <a:stretch>
                            <a:fillRect/>
                          </a:stretch>
                        </pic:blipFill>
                        <pic:spPr>
                          <a:xfrm>
                            <a:off x="0" y="0"/>
                            <a:ext cx="5293995" cy="4516204"/>
                          </a:xfrm>
                          <a:prstGeom prst="rect">
                            <a:avLst/>
                          </a:prstGeom>
                        </pic:spPr>
                      </pic:pic>
                    </a:graphicData>
                  </a:graphic>
                </wp:inline>
              </w:drawing>
            </w:r>
          </w:p>
          <w:p w14:paraId="1DF943FA" w14:textId="77777777" w:rsidR="005F5CF2" w:rsidRDefault="005F5CF2" w:rsidP="004E2690">
            <w:pPr>
              <w:pStyle w:val="NormalWeb"/>
              <w:spacing w:line="360" w:lineRule="auto"/>
              <w:jc w:val="both"/>
              <w:rPr>
                <w:rFonts w:ascii="Arial" w:eastAsiaTheme="minorEastAsia" w:hAnsi="Arial" w:cs="Arial"/>
                <w:b/>
                <w:bCs/>
                <w:kern w:val="2"/>
                <w:sz w:val="22"/>
                <w:szCs w:val="22"/>
                <w:lang w:eastAsia="en-US"/>
                <w14:ligatures w14:val="standardContextual"/>
              </w:rPr>
            </w:pPr>
          </w:p>
          <w:p w14:paraId="1C23CD5B" w14:textId="792BBCDC" w:rsidR="004E2690" w:rsidRPr="004E2690" w:rsidRDefault="004E2690" w:rsidP="004E2690">
            <w:pPr>
              <w:pStyle w:val="NormalWeb"/>
              <w:spacing w:line="360" w:lineRule="auto"/>
              <w:jc w:val="both"/>
              <w:rPr>
                <w:rFonts w:ascii="Arial" w:eastAsiaTheme="minorEastAsia" w:hAnsi="Arial" w:cs="Arial"/>
                <w:b/>
                <w:bCs/>
                <w:kern w:val="2"/>
                <w:sz w:val="22"/>
                <w:szCs w:val="22"/>
                <w:lang w:eastAsia="en-US"/>
                <w14:ligatures w14:val="standardContextual"/>
              </w:rPr>
            </w:pPr>
            <w:r w:rsidRPr="004E2690">
              <w:rPr>
                <w:rFonts w:ascii="Arial" w:eastAsiaTheme="minorEastAsia" w:hAnsi="Arial" w:cs="Arial"/>
                <w:b/>
                <w:bCs/>
                <w:kern w:val="2"/>
                <w:sz w:val="22"/>
                <w:szCs w:val="22"/>
                <w:lang w:eastAsia="en-US"/>
                <w14:ligatures w14:val="standardContextual"/>
              </w:rPr>
              <w:t>Usuario secundario</w:t>
            </w:r>
          </w:p>
          <w:p w14:paraId="20F8B739" w14:textId="77777777" w:rsidR="004E2690" w:rsidRPr="00595693" w:rsidRDefault="004E2690" w:rsidP="004E2690">
            <w:pPr>
              <w:spacing w:before="0" w:after="160" w:line="360" w:lineRule="auto"/>
              <w:jc w:val="both"/>
              <w:rPr>
                <w:rFonts w:ascii="Arial" w:hAnsi="Arial" w:cs="Arial"/>
                <w:b/>
                <w:bCs/>
              </w:rPr>
            </w:pPr>
            <w:r w:rsidRPr="00595693">
              <w:rPr>
                <w:rFonts w:ascii="Arial" w:hAnsi="Arial" w:cs="Arial"/>
                <w:b/>
                <w:bCs/>
              </w:rPr>
              <w:t xml:space="preserve">Datos </w:t>
            </w:r>
            <w:proofErr w:type="spellStart"/>
            <w:r w:rsidRPr="00595693">
              <w:rPr>
                <w:rFonts w:ascii="Arial" w:hAnsi="Arial" w:cs="Arial"/>
                <w:b/>
                <w:bCs/>
              </w:rPr>
              <w:t>demográficos</w:t>
            </w:r>
            <w:proofErr w:type="spellEnd"/>
          </w:p>
          <w:p w14:paraId="0099C926" w14:textId="77777777" w:rsidR="004E2690" w:rsidRPr="004E2690" w:rsidRDefault="004E2690" w:rsidP="004E2690">
            <w:pPr>
              <w:pStyle w:val="Prrafodelista"/>
              <w:numPr>
                <w:ilvl w:val="0"/>
                <w:numId w:val="21"/>
              </w:numPr>
              <w:autoSpaceDE/>
              <w:autoSpaceDN/>
              <w:spacing w:before="0" w:after="160" w:line="360" w:lineRule="auto"/>
              <w:rPr>
                <w:rFonts w:ascii="Arial" w:hAnsi="Arial" w:cs="Arial"/>
                <w:sz w:val="22"/>
                <w:szCs w:val="22"/>
              </w:rPr>
            </w:pPr>
            <w:r w:rsidRPr="004E2690">
              <w:rPr>
                <w:rFonts w:ascii="Arial" w:hAnsi="Arial" w:cs="Arial"/>
                <w:sz w:val="22"/>
                <w:szCs w:val="22"/>
              </w:rPr>
              <w:t>Nombre: Jorge Pech May.</w:t>
            </w:r>
          </w:p>
          <w:p w14:paraId="26C65634" w14:textId="77777777" w:rsidR="004E2690" w:rsidRPr="004E2690" w:rsidRDefault="004E2690" w:rsidP="004E2690">
            <w:pPr>
              <w:pStyle w:val="Prrafodelista"/>
              <w:numPr>
                <w:ilvl w:val="0"/>
                <w:numId w:val="21"/>
              </w:numPr>
              <w:autoSpaceDE/>
              <w:autoSpaceDN/>
              <w:spacing w:before="0" w:after="160" w:line="360" w:lineRule="auto"/>
              <w:rPr>
                <w:rFonts w:ascii="Arial" w:hAnsi="Arial" w:cs="Arial"/>
                <w:sz w:val="22"/>
                <w:szCs w:val="22"/>
              </w:rPr>
            </w:pPr>
            <w:r w:rsidRPr="004E2690">
              <w:rPr>
                <w:rFonts w:ascii="Arial" w:hAnsi="Arial" w:cs="Arial"/>
                <w:sz w:val="22"/>
                <w:szCs w:val="22"/>
              </w:rPr>
              <w:t>Edad: 26 años.</w:t>
            </w:r>
          </w:p>
          <w:p w14:paraId="21E5C07E" w14:textId="77777777" w:rsidR="004E2690" w:rsidRPr="004E2690" w:rsidRDefault="004E2690" w:rsidP="004E2690">
            <w:pPr>
              <w:pStyle w:val="Prrafodelista"/>
              <w:numPr>
                <w:ilvl w:val="0"/>
                <w:numId w:val="21"/>
              </w:numPr>
              <w:autoSpaceDE/>
              <w:autoSpaceDN/>
              <w:spacing w:before="0" w:after="160" w:line="360" w:lineRule="auto"/>
              <w:rPr>
                <w:rFonts w:ascii="Arial" w:hAnsi="Arial" w:cs="Arial"/>
                <w:sz w:val="22"/>
                <w:szCs w:val="22"/>
              </w:rPr>
            </w:pPr>
            <w:r w:rsidRPr="004E2690">
              <w:rPr>
                <w:rFonts w:ascii="Arial" w:hAnsi="Arial" w:cs="Arial"/>
                <w:sz w:val="22"/>
                <w:szCs w:val="22"/>
              </w:rPr>
              <w:t>Género: Masculino.</w:t>
            </w:r>
          </w:p>
          <w:p w14:paraId="06165836" w14:textId="77777777" w:rsidR="004E2690" w:rsidRPr="004E2690" w:rsidRDefault="004E2690" w:rsidP="004E2690">
            <w:pPr>
              <w:pStyle w:val="Prrafodelista"/>
              <w:numPr>
                <w:ilvl w:val="0"/>
                <w:numId w:val="21"/>
              </w:numPr>
              <w:autoSpaceDE/>
              <w:autoSpaceDN/>
              <w:spacing w:before="0" w:after="160" w:line="360" w:lineRule="auto"/>
              <w:rPr>
                <w:rFonts w:ascii="Arial" w:hAnsi="Arial" w:cs="Arial"/>
                <w:sz w:val="22"/>
                <w:szCs w:val="22"/>
              </w:rPr>
            </w:pPr>
            <w:r w:rsidRPr="004E2690">
              <w:rPr>
                <w:rFonts w:ascii="Arial" w:hAnsi="Arial" w:cs="Arial"/>
                <w:sz w:val="22"/>
                <w:szCs w:val="22"/>
              </w:rPr>
              <w:t>Ubicación: Kanasín, Yucatán (zona semiurbana).</w:t>
            </w:r>
          </w:p>
          <w:p w14:paraId="2242D4D1" w14:textId="77777777" w:rsidR="004E2690" w:rsidRPr="004E2690" w:rsidRDefault="004E2690" w:rsidP="004E2690">
            <w:pPr>
              <w:pStyle w:val="Prrafodelista"/>
              <w:numPr>
                <w:ilvl w:val="0"/>
                <w:numId w:val="21"/>
              </w:numPr>
              <w:autoSpaceDE/>
              <w:autoSpaceDN/>
              <w:spacing w:before="0" w:after="160" w:line="360" w:lineRule="auto"/>
              <w:rPr>
                <w:rFonts w:ascii="Arial" w:hAnsi="Arial" w:cs="Arial"/>
                <w:sz w:val="22"/>
                <w:szCs w:val="22"/>
              </w:rPr>
            </w:pPr>
            <w:r w:rsidRPr="004E2690">
              <w:rPr>
                <w:rFonts w:ascii="Arial" w:hAnsi="Arial" w:cs="Arial"/>
                <w:sz w:val="22"/>
                <w:szCs w:val="22"/>
              </w:rPr>
              <w:t>Nivel socioeconómico: Medio-bajo.</w:t>
            </w:r>
          </w:p>
          <w:p w14:paraId="78EB12CD" w14:textId="77777777" w:rsidR="004E2690" w:rsidRDefault="004E2690" w:rsidP="004E2690">
            <w:pPr>
              <w:pStyle w:val="Prrafodelista"/>
              <w:numPr>
                <w:ilvl w:val="0"/>
                <w:numId w:val="21"/>
              </w:numPr>
              <w:autoSpaceDE/>
              <w:autoSpaceDN/>
              <w:spacing w:before="0" w:after="160" w:line="360" w:lineRule="auto"/>
              <w:rPr>
                <w:rFonts w:ascii="Arial" w:hAnsi="Arial" w:cs="Arial"/>
                <w:sz w:val="22"/>
                <w:szCs w:val="22"/>
              </w:rPr>
            </w:pPr>
            <w:r w:rsidRPr="004E2690">
              <w:rPr>
                <w:rFonts w:ascii="Arial" w:hAnsi="Arial" w:cs="Arial"/>
                <w:sz w:val="22"/>
                <w:szCs w:val="22"/>
              </w:rPr>
              <w:t>Educación: Bachillerato concluido.</w:t>
            </w:r>
          </w:p>
          <w:p w14:paraId="2E1BB7E4" w14:textId="5B3D8F65" w:rsidR="00490158" w:rsidRPr="00490158" w:rsidRDefault="00490158" w:rsidP="00490158">
            <w:pPr>
              <w:spacing w:before="0" w:after="160" w:line="360" w:lineRule="auto"/>
              <w:rPr>
                <w:rFonts w:ascii="Arial" w:hAnsi="Arial" w:cs="Arial"/>
                <w:b/>
                <w:bCs/>
                <w:i/>
                <w:iCs/>
                <w:lang w:val="es-MX"/>
              </w:rPr>
            </w:pPr>
            <w:r w:rsidRPr="00490158">
              <w:rPr>
                <w:rFonts w:ascii="Arial" w:hAnsi="Arial" w:cs="Arial"/>
                <w:b/>
                <w:bCs/>
                <w:i/>
                <w:iCs/>
                <w:lang w:val="es-MX"/>
              </w:rPr>
              <w:lastRenderedPageBreak/>
              <w:t>"Prefiero lo simple y lo directo. Si puedo resolverlo sin leer mucho y sin dar vueltas, la aplicación es útil para mí."</w:t>
            </w:r>
          </w:p>
          <w:p w14:paraId="6D3D45DB" w14:textId="77777777" w:rsidR="004E2690" w:rsidRPr="00595693" w:rsidRDefault="004E2690" w:rsidP="004E2690">
            <w:pPr>
              <w:spacing w:after="160" w:line="360" w:lineRule="auto"/>
              <w:jc w:val="both"/>
              <w:rPr>
                <w:rFonts w:ascii="Arial" w:hAnsi="Arial" w:cs="Arial"/>
                <w:lang w:val="es-MX"/>
              </w:rPr>
            </w:pPr>
          </w:p>
          <w:p w14:paraId="62ADE30F" w14:textId="77777777" w:rsidR="004E2690" w:rsidRPr="00D76266" w:rsidRDefault="004E2690" w:rsidP="004E2690">
            <w:pPr>
              <w:spacing w:before="0" w:after="160" w:line="360" w:lineRule="auto"/>
              <w:jc w:val="both"/>
              <w:rPr>
                <w:rFonts w:ascii="Arial" w:hAnsi="Arial" w:cs="Arial"/>
                <w:b/>
                <w:bCs/>
                <w:lang w:val="es-MX"/>
              </w:rPr>
            </w:pPr>
            <w:r w:rsidRPr="00D76266">
              <w:rPr>
                <w:rFonts w:ascii="Arial" w:hAnsi="Arial" w:cs="Arial"/>
                <w:b/>
                <w:bCs/>
                <w:lang w:val="es-MX"/>
              </w:rPr>
              <w:t>Bio</w:t>
            </w:r>
          </w:p>
          <w:p w14:paraId="43ECA412" w14:textId="77777777" w:rsidR="004E2690" w:rsidRPr="004E2690" w:rsidRDefault="004E2690" w:rsidP="004E2690">
            <w:pPr>
              <w:spacing w:line="360" w:lineRule="auto"/>
              <w:jc w:val="both"/>
              <w:rPr>
                <w:rFonts w:ascii="Arial" w:hAnsi="Arial" w:cs="Arial"/>
                <w:lang w:val="es-MX"/>
              </w:rPr>
            </w:pPr>
            <w:r w:rsidRPr="004E2690">
              <w:rPr>
                <w:rFonts w:ascii="Arial" w:hAnsi="Arial" w:cs="Arial"/>
                <w:lang w:val="es-MX"/>
              </w:rPr>
              <w:t>Jorge, de 26 años, trabaja como repartidor usando aplicaciones móviles y pasa la mayor parte del día en la calle. Ocasionalmente interactúa con personas sordas, intentando comunicarse con gestos o texto, aunque no siempre le funciona. No conoce LSM ni busca aprenderla a fondo, pero necesita resolver estas situaciones de forma rápida. Usa intensivamente su celular, pero solo adopta herramientas que sean simples y útiles al instante.</w:t>
            </w:r>
          </w:p>
          <w:p w14:paraId="4C40DF5C" w14:textId="77777777" w:rsidR="00453AB0" w:rsidRPr="00D76266" w:rsidRDefault="00453AB0" w:rsidP="004E2690">
            <w:pPr>
              <w:spacing w:before="0" w:after="160" w:line="360" w:lineRule="auto"/>
              <w:jc w:val="both"/>
              <w:rPr>
                <w:rFonts w:ascii="Arial" w:hAnsi="Arial" w:cs="Arial"/>
                <w:b/>
                <w:bCs/>
                <w:lang w:val="es-MX"/>
              </w:rPr>
            </w:pPr>
          </w:p>
          <w:p w14:paraId="685F1669" w14:textId="2AE2721F" w:rsidR="004E2690" w:rsidRPr="00595693" w:rsidRDefault="004E2690" w:rsidP="004E2690">
            <w:pPr>
              <w:spacing w:before="0" w:after="160" w:line="360" w:lineRule="auto"/>
              <w:jc w:val="both"/>
              <w:rPr>
                <w:rFonts w:ascii="Arial" w:hAnsi="Arial" w:cs="Arial"/>
                <w:b/>
                <w:bCs/>
              </w:rPr>
            </w:pPr>
            <w:proofErr w:type="spellStart"/>
            <w:r w:rsidRPr="00595693">
              <w:rPr>
                <w:rFonts w:ascii="Arial" w:hAnsi="Arial" w:cs="Arial"/>
                <w:b/>
                <w:bCs/>
              </w:rPr>
              <w:t>Contexto</w:t>
            </w:r>
            <w:proofErr w:type="spellEnd"/>
            <w:r w:rsidRPr="00595693">
              <w:rPr>
                <w:rFonts w:ascii="Arial" w:hAnsi="Arial" w:cs="Arial"/>
                <w:b/>
                <w:bCs/>
              </w:rPr>
              <w:t xml:space="preserve"> de interacción</w:t>
            </w:r>
          </w:p>
          <w:p w14:paraId="22EBAC1D" w14:textId="77777777" w:rsidR="004E2690" w:rsidRPr="004E2690" w:rsidRDefault="004E2690" w:rsidP="004E2690">
            <w:pPr>
              <w:pStyle w:val="Prrafodelista"/>
              <w:numPr>
                <w:ilvl w:val="0"/>
                <w:numId w:val="22"/>
              </w:numPr>
              <w:autoSpaceDE/>
              <w:autoSpaceDN/>
              <w:spacing w:before="0" w:after="160" w:line="360" w:lineRule="auto"/>
              <w:rPr>
                <w:rFonts w:ascii="Arial" w:hAnsi="Arial" w:cs="Arial"/>
                <w:sz w:val="22"/>
                <w:szCs w:val="22"/>
              </w:rPr>
            </w:pPr>
            <w:r w:rsidRPr="004E2690">
              <w:rPr>
                <w:rFonts w:ascii="Arial" w:hAnsi="Arial" w:cs="Arial"/>
                <w:sz w:val="22"/>
                <w:szCs w:val="22"/>
              </w:rPr>
              <w:t>Entorno: Espacios públicos y urbanos (calles, domicilios, comercios), donde las interacciones son rápidas, imprevistas y orientadas a resolver tareas concretas.</w:t>
            </w:r>
          </w:p>
          <w:p w14:paraId="46369293" w14:textId="77777777" w:rsidR="004E2690" w:rsidRPr="004E2690" w:rsidRDefault="004E2690" w:rsidP="004E2690">
            <w:pPr>
              <w:pStyle w:val="Prrafodelista"/>
              <w:numPr>
                <w:ilvl w:val="0"/>
                <w:numId w:val="22"/>
              </w:numPr>
              <w:autoSpaceDE/>
              <w:autoSpaceDN/>
              <w:spacing w:before="0" w:after="160" w:line="360" w:lineRule="auto"/>
              <w:rPr>
                <w:rFonts w:ascii="Arial" w:hAnsi="Arial" w:cs="Arial"/>
                <w:sz w:val="22"/>
                <w:szCs w:val="22"/>
              </w:rPr>
            </w:pPr>
            <w:r w:rsidRPr="004E2690">
              <w:rPr>
                <w:rFonts w:ascii="Arial" w:hAnsi="Arial" w:cs="Arial"/>
                <w:sz w:val="22"/>
                <w:szCs w:val="22"/>
              </w:rPr>
              <w:t>Participación en la interacción:</w:t>
            </w:r>
          </w:p>
          <w:p w14:paraId="36A1FA87" w14:textId="77777777" w:rsidR="004E2690" w:rsidRPr="004E2690" w:rsidRDefault="004E2690" w:rsidP="004E2690">
            <w:pPr>
              <w:pStyle w:val="Prrafodelista"/>
              <w:numPr>
                <w:ilvl w:val="1"/>
                <w:numId w:val="22"/>
              </w:numPr>
              <w:autoSpaceDE/>
              <w:autoSpaceDN/>
              <w:spacing w:before="0" w:after="160" w:line="360" w:lineRule="auto"/>
              <w:rPr>
                <w:rFonts w:ascii="Arial" w:hAnsi="Arial" w:cs="Arial"/>
                <w:sz w:val="22"/>
                <w:szCs w:val="22"/>
              </w:rPr>
            </w:pPr>
            <w:r w:rsidRPr="004E2690">
              <w:rPr>
                <w:rFonts w:ascii="Arial" w:hAnsi="Arial" w:cs="Arial"/>
                <w:sz w:val="22"/>
                <w:szCs w:val="22"/>
              </w:rPr>
              <w:t>Interviene de manera circunstancial cuando surge una barrera de comunicación.</w:t>
            </w:r>
          </w:p>
          <w:p w14:paraId="7F14E0CF" w14:textId="77777777" w:rsidR="004E2690" w:rsidRPr="004E2690" w:rsidRDefault="004E2690" w:rsidP="004E2690">
            <w:pPr>
              <w:pStyle w:val="Prrafodelista"/>
              <w:numPr>
                <w:ilvl w:val="1"/>
                <w:numId w:val="22"/>
              </w:numPr>
              <w:autoSpaceDE/>
              <w:autoSpaceDN/>
              <w:spacing w:before="0" w:after="160" w:line="360" w:lineRule="auto"/>
              <w:rPr>
                <w:rFonts w:ascii="Arial" w:hAnsi="Arial" w:cs="Arial"/>
                <w:sz w:val="22"/>
                <w:szCs w:val="22"/>
              </w:rPr>
            </w:pPr>
            <w:r w:rsidRPr="004E2690">
              <w:rPr>
                <w:rFonts w:ascii="Arial" w:hAnsi="Arial" w:cs="Arial"/>
                <w:sz w:val="22"/>
                <w:szCs w:val="22"/>
              </w:rPr>
              <w:t>No busca mediar activamente, pero necesita resolver la situación para continuar con su actividad.</w:t>
            </w:r>
          </w:p>
          <w:p w14:paraId="5F01683F" w14:textId="77777777" w:rsidR="004E2690" w:rsidRPr="00595693" w:rsidRDefault="004E2690" w:rsidP="004E2690">
            <w:pPr>
              <w:spacing w:before="0" w:after="160" w:line="360" w:lineRule="auto"/>
              <w:jc w:val="both"/>
              <w:rPr>
                <w:rFonts w:ascii="Arial" w:hAnsi="Arial" w:cs="Arial"/>
                <w:b/>
                <w:bCs/>
              </w:rPr>
            </w:pPr>
            <w:proofErr w:type="spellStart"/>
            <w:r w:rsidRPr="004E2690">
              <w:rPr>
                <w:rFonts w:ascii="Arial" w:hAnsi="Arial" w:cs="Arial"/>
                <w:b/>
                <w:bCs/>
              </w:rPr>
              <w:t>Objetivos</w:t>
            </w:r>
            <w:proofErr w:type="spellEnd"/>
          </w:p>
          <w:p w14:paraId="54092D40" w14:textId="77777777" w:rsidR="004E2690" w:rsidRPr="004E2690" w:rsidRDefault="004E2690" w:rsidP="004E2690">
            <w:pPr>
              <w:pStyle w:val="Prrafodelista"/>
              <w:numPr>
                <w:ilvl w:val="0"/>
                <w:numId w:val="23"/>
              </w:numPr>
              <w:autoSpaceDE/>
              <w:autoSpaceDN/>
              <w:spacing w:before="0" w:after="160" w:line="360" w:lineRule="auto"/>
              <w:rPr>
                <w:rFonts w:ascii="Arial" w:hAnsi="Arial" w:cs="Arial"/>
                <w:sz w:val="22"/>
                <w:szCs w:val="22"/>
              </w:rPr>
            </w:pPr>
            <w:r w:rsidRPr="004E2690">
              <w:rPr>
                <w:rFonts w:ascii="Arial" w:hAnsi="Arial" w:cs="Arial"/>
                <w:sz w:val="22"/>
                <w:szCs w:val="22"/>
              </w:rPr>
              <w:t>Resolución inmediata: Entender o comunicar información básica (direcciones, entregas, confirmaciones).</w:t>
            </w:r>
          </w:p>
          <w:p w14:paraId="7F19CD75" w14:textId="77777777" w:rsidR="004E2690" w:rsidRPr="004E2690" w:rsidRDefault="004E2690" w:rsidP="004E2690">
            <w:pPr>
              <w:pStyle w:val="Prrafodelista"/>
              <w:numPr>
                <w:ilvl w:val="0"/>
                <w:numId w:val="23"/>
              </w:numPr>
              <w:autoSpaceDE/>
              <w:autoSpaceDN/>
              <w:spacing w:before="0" w:after="160" w:line="360" w:lineRule="auto"/>
              <w:rPr>
                <w:rFonts w:ascii="Arial" w:hAnsi="Arial" w:cs="Arial"/>
                <w:sz w:val="22"/>
                <w:szCs w:val="22"/>
              </w:rPr>
            </w:pPr>
            <w:r w:rsidRPr="004E2690">
              <w:rPr>
                <w:rFonts w:ascii="Arial" w:hAnsi="Arial" w:cs="Arial"/>
                <w:sz w:val="22"/>
                <w:szCs w:val="22"/>
              </w:rPr>
              <w:t>Consulta rápida: Identificar una seña o forma de expresión puntual en el momento.</w:t>
            </w:r>
          </w:p>
          <w:p w14:paraId="1BEC0036" w14:textId="77777777" w:rsidR="004E2690" w:rsidRPr="004E2690" w:rsidRDefault="004E2690" w:rsidP="004E2690">
            <w:pPr>
              <w:pStyle w:val="Prrafodelista"/>
              <w:numPr>
                <w:ilvl w:val="0"/>
                <w:numId w:val="23"/>
              </w:numPr>
              <w:autoSpaceDE/>
              <w:autoSpaceDN/>
              <w:spacing w:before="0" w:after="160" w:line="360" w:lineRule="auto"/>
              <w:rPr>
                <w:rFonts w:ascii="Arial" w:hAnsi="Arial" w:cs="Arial"/>
                <w:sz w:val="22"/>
                <w:szCs w:val="22"/>
              </w:rPr>
            </w:pPr>
            <w:r w:rsidRPr="004E2690">
              <w:rPr>
                <w:rFonts w:ascii="Arial" w:hAnsi="Arial" w:cs="Arial"/>
                <w:sz w:val="22"/>
                <w:szCs w:val="22"/>
              </w:rPr>
              <w:t>Evitar errores: Reducir confusiones en interacciones breves con terceros.</w:t>
            </w:r>
          </w:p>
          <w:p w14:paraId="6AE0337B" w14:textId="77777777" w:rsidR="00A6755F" w:rsidRPr="00D76266" w:rsidRDefault="00A6755F" w:rsidP="004E2690">
            <w:pPr>
              <w:spacing w:before="0" w:after="160" w:line="360" w:lineRule="auto"/>
              <w:jc w:val="both"/>
              <w:rPr>
                <w:rFonts w:ascii="Arial" w:hAnsi="Arial" w:cs="Arial"/>
                <w:b/>
                <w:bCs/>
                <w:lang w:val="es-MX"/>
              </w:rPr>
            </w:pPr>
          </w:p>
          <w:p w14:paraId="47D0D116" w14:textId="7FC95C20" w:rsidR="004E2690" w:rsidRPr="00595693" w:rsidRDefault="004E2690" w:rsidP="004E2690">
            <w:pPr>
              <w:spacing w:before="0" w:after="160" w:line="360" w:lineRule="auto"/>
              <w:jc w:val="both"/>
              <w:rPr>
                <w:rFonts w:ascii="Arial" w:hAnsi="Arial" w:cs="Arial"/>
                <w:b/>
                <w:bCs/>
              </w:rPr>
            </w:pPr>
            <w:proofErr w:type="spellStart"/>
            <w:r w:rsidRPr="00595693">
              <w:rPr>
                <w:rFonts w:ascii="Arial" w:hAnsi="Arial" w:cs="Arial"/>
                <w:b/>
                <w:bCs/>
              </w:rPr>
              <w:t>Frustraciones</w:t>
            </w:r>
            <w:proofErr w:type="spellEnd"/>
          </w:p>
          <w:p w14:paraId="30F21F0C" w14:textId="77777777" w:rsidR="004E2690" w:rsidRPr="004E2690" w:rsidRDefault="004E2690" w:rsidP="004E2690">
            <w:pPr>
              <w:pStyle w:val="Prrafodelista"/>
              <w:numPr>
                <w:ilvl w:val="0"/>
                <w:numId w:val="24"/>
              </w:numPr>
              <w:autoSpaceDE/>
              <w:autoSpaceDN/>
              <w:spacing w:before="0" w:after="160" w:line="360" w:lineRule="auto"/>
              <w:rPr>
                <w:rFonts w:ascii="Arial" w:hAnsi="Arial" w:cs="Arial"/>
                <w:sz w:val="22"/>
                <w:szCs w:val="22"/>
              </w:rPr>
            </w:pPr>
            <w:r w:rsidRPr="004E2690">
              <w:rPr>
                <w:rFonts w:ascii="Arial" w:hAnsi="Arial" w:cs="Arial"/>
                <w:sz w:val="22"/>
                <w:szCs w:val="22"/>
              </w:rPr>
              <w:t>Perder tiempo tratando de comunicarse sin lograrlo.</w:t>
            </w:r>
          </w:p>
          <w:p w14:paraId="539DD1F8" w14:textId="77777777" w:rsidR="004E2690" w:rsidRPr="004E2690" w:rsidRDefault="004E2690" w:rsidP="004E2690">
            <w:pPr>
              <w:pStyle w:val="Prrafodelista"/>
              <w:numPr>
                <w:ilvl w:val="0"/>
                <w:numId w:val="24"/>
              </w:numPr>
              <w:autoSpaceDE/>
              <w:autoSpaceDN/>
              <w:spacing w:before="0" w:after="160" w:line="360" w:lineRule="auto"/>
              <w:rPr>
                <w:rFonts w:ascii="Arial" w:hAnsi="Arial" w:cs="Arial"/>
                <w:sz w:val="22"/>
                <w:szCs w:val="22"/>
              </w:rPr>
            </w:pPr>
            <w:r w:rsidRPr="004E2690">
              <w:rPr>
                <w:rFonts w:ascii="Arial" w:hAnsi="Arial" w:cs="Arial"/>
                <w:sz w:val="22"/>
                <w:szCs w:val="22"/>
              </w:rPr>
              <w:lastRenderedPageBreak/>
              <w:t>No encontrar una forma rápida de expresar algo sencillo.</w:t>
            </w:r>
          </w:p>
          <w:p w14:paraId="688D034A" w14:textId="77777777" w:rsidR="004E2690" w:rsidRPr="004E2690" w:rsidRDefault="004E2690" w:rsidP="004E2690">
            <w:pPr>
              <w:pStyle w:val="Prrafodelista"/>
              <w:numPr>
                <w:ilvl w:val="0"/>
                <w:numId w:val="24"/>
              </w:numPr>
              <w:autoSpaceDE/>
              <w:autoSpaceDN/>
              <w:spacing w:before="0" w:after="160" w:line="360" w:lineRule="auto"/>
              <w:rPr>
                <w:rFonts w:ascii="Arial" w:hAnsi="Arial" w:cs="Arial"/>
                <w:sz w:val="22"/>
                <w:szCs w:val="22"/>
              </w:rPr>
            </w:pPr>
            <w:r w:rsidRPr="004E2690">
              <w:rPr>
                <w:rFonts w:ascii="Arial" w:hAnsi="Arial" w:cs="Arial"/>
                <w:sz w:val="22"/>
                <w:szCs w:val="22"/>
              </w:rPr>
              <w:t>Aplicaciones complicadas o que requieren muchos pasos.</w:t>
            </w:r>
          </w:p>
          <w:p w14:paraId="04C412D1" w14:textId="77777777" w:rsidR="004E2690" w:rsidRPr="00595693" w:rsidRDefault="004E2690" w:rsidP="004E2690">
            <w:pPr>
              <w:spacing w:after="160" w:line="360" w:lineRule="auto"/>
              <w:jc w:val="both"/>
              <w:rPr>
                <w:rFonts w:ascii="Arial" w:hAnsi="Arial" w:cs="Arial"/>
                <w:lang w:val="es-MX"/>
              </w:rPr>
            </w:pPr>
          </w:p>
          <w:p w14:paraId="711282BC" w14:textId="77777777" w:rsidR="004E2690" w:rsidRPr="00595693" w:rsidRDefault="004E2690" w:rsidP="004E2690">
            <w:pPr>
              <w:spacing w:before="0" w:after="160" w:line="360" w:lineRule="auto"/>
              <w:jc w:val="both"/>
              <w:rPr>
                <w:rFonts w:ascii="Arial" w:hAnsi="Arial" w:cs="Arial"/>
                <w:b/>
                <w:bCs/>
              </w:rPr>
            </w:pPr>
            <w:proofErr w:type="spellStart"/>
            <w:r w:rsidRPr="00595693">
              <w:rPr>
                <w:rFonts w:ascii="Arial" w:hAnsi="Arial" w:cs="Arial"/>
                <w:b/>
                <w:bCs/>
              </w:rPr>
              <w:t>Capacidad</w:t>
            </w:r>
            <w:proofErr w:type="spellEnd"/>
            <w:r w:rsidRPr="00595693">
              <w:rPr>
                <w:rFonts w:ascii="Arial" w:hAnsi="Arial" w:cs="Arial"/>
                <w:b/>
                <w:bCs/>
              </w:rPr>
              <w:t xml:space="preserve"> </w:t>
            </w:r>
            <w:proofErr w:type="spellStart"/>
            <w:r w:rsidRPr="00595693">
              <w:rPr>
                <w:rFonts w:ascii="Arial" w:hAnsi="Arial" w:cs="Arial"/>
                <w:b/>
                <w:bCs/>
              </w:rPr>
              <w:t>lingüística</w:t>
            </w:r>
            <w:proofErr w:type="spellEnd"/>
            <w:r w:rsidRPr="00595693">
              <w:rPr>
                <w:rFonts w:ascii="Arial" w:hAnsi="Arial" w:cs="Arial"/>
                <w:b/>
                <w:bCs/>
              </w:rPr>
              <w:t xml:space="preserve"> y </w:t>
            </w:r>
            <w:proofErr w:type="spellStart"/>
            <w:r w:rsidRPr="00595693">
              <w:rPr>
                <w:rFonts w:ascii="Arial" w:hAnsi="Arial" w:cs="Arial"/>
                <w:b/>
                <w:bCs/>
              </w:rPr>
              <w:t>alfabetización</w:t>
            </w:r>
            <w:proofErr w:type="spellEnd"/>
          </w:p>
          <w:p w14:paraId="6E2E69F2" w14:textId="77777777" w:rsidR="004E2690" w:rsidRPr="004E2690" w:rsidRDefault="004E2690" w:rsidP="004E2690">
            <w:pPr>
              <w:pStyle w:val="Prrafodelista"/>
              <w:numPr>
                <w:ilvl w:val="0"/>
                <w:numId w:val="25"/>
              </w:numPr>
              <w:autoSpaceDE/>
              <w:autoSpaceDN/>
              <w:spacing w:before="0" w:after="160" w:line="360" w:lineRule="auto"/>
              <w:rPr>
                <w:rFonts w:ascii="Arial" w:hAnsi="Arial" w:cs="Arial"/>
                <w:sz w:val="22"/>
                <w:szCs w:val="22"/>
                <w:lang w:val="es-ES"/>
              </w:rPr>
            </w:pPr>
            <w:r w:rsidRPr="004E2690">
              <w:rPr>
                <w:rFonts w:ascii="Arial" w:hAnsi="Arial" w:cs="Arial"/>
                <w:sz w:val="22"/>
                <w:szCs w:val="22"/>
                <w:lang w:val="es-ES"/>
              </w:rPr>
              <w:t xml:space="preserve">Lengua base (L1): </w:t>
            </w:r>
            <w:proofErr w:type="gramStart"/>
            <w:r w:rsidRPr="004E2690">
              <w:rPr>
                <w:rFonts w:ascii="Arial" w:hAnsi="Arial" w:cs="Arial"/>
                <w:sz w:val="22"/>
                <w:szCs w:val="22"/>
                <w:lang w:val="es-ES"/>
              </w:rPr>
              <w:t>Español</w:t>
            </w:r>
            <w:proofErr w:type="gramEnd"/>
            <w:r w:rsidRPr="004E2690">
              <w:rPr>
                <w:rFonts w:ascii="Arial" w:hAnsi="Arial" w:cs="Arial"/>
                <w:sz w:val="22"/>
                <w:szCs w:val="22"/>
                <w:lang w:val="es-ES"/>
              </w:rPr>
              <w:t>.</w:t>
            </w:r>
          </w:p>
          <w:p w14:paraId="05A3484D" w14:textId="77777777" w:rsidR="004E2690" w:rsidRPr="004E2690" w:rsidRDefault="004E2690" w:rsidP="004E2690">
            <w:pPr>
              <w:pStyle w:val="Prrafodelista"/>
              <w:numPr>
                <w:ilvl w:val="0"/>
                <w:numId w:val="25"/>
              </w:numPr>
              <w:autoSpaceDE/>
              <w:autoSpaceDN/>
              <w:spacing w:before="0" w:after="160" w:line="360" w:lineRule="auto"/>
              <w:rPr>
                <w:rFonts w:ascii="Arial" w:hAnsi="Arial" w:cs="Arial"/>
                <w:sz w:val="22"/>
                <w:szCs w:val="22"/>
              </w:rPr>
            </w:pPr>
            <w:r w:rsidRPr="004E2690">
              <w:rPr>
                <w:rFonts w:ascii="Arial" w:hAnsi="Arial" w:cs="Arial"/>
                <w:sz w:val="22"/>
                <w:szCs w:val="22"/>
              </w:rPr>
              <w:t>Español escrito: Funcional; comprende mensajes y escribe frases simples sin problema.</w:t>
            </w:r>
          </w:p>
          <w:p w14:paraId="64196E4A" w14:textId="77777777" w:rsidR="004E2690" w:rsidRPr="004E2690" w:rsidRDefault="004E2690" w:rsidP="004E2690">
            <w:pPr>
              <w:pStyle w:val="Prrafodelista"/>
              <w:numPr>
                <w:ilvl w:val="0"/>
                <w:numId w:val="25"/>
              </w:numPr>
              <w:autoSpaceDE/>
              <w:autoSpaceDN/>
              <w:spacing w:before="0" w:after="160" w:line="360" w:lineRule="auto"/>
              <w:rPr>
                <w:rFonts w:ascii="Arial" w:hAnsi="Arial" w:cs="Arial"/>
                <w:sz w:val="22"/>
                <w:szCs w:val="22"/>
              </w:rPr>
            </w:pPr>
            <w:r w:rsidRPr="004E2690">
              <w:rPr>
                <w:rFonts w:ascii="Arial" w:hAnsi="Arial" w:cs="Arial"/>
                <w:sz w:val="22"/>
                <w:szCs w:val="22"/>
              </w:rPr>
              <w:t>Nivel en LSM: Nulo.</w:t>
            </w:r>
          </w:p>
          <w:p w14:paraId="3EA8EF30" w14:textId="77777777" w:rsidR="004E2690" w:rsidRPr="004E2690" w:rsidRDefault="004E2690" w:rsidP="004E2690">
            <w:pPr>
              <w:pStyle w:val="Prrafodelista"/>
              <w:spacing w:line="360" w:lineRule="auto"/>
              <w:rPr>
                <w:rFonts w:ascii="Arial" w:hAnsi="Arial" w:cs="Arial"/>
                <w:sz w:val="22"/>
                <w:szCs w:val="22"/>
              </w:rPr>
            </w:pPr>
          </w:p>
          <w:p w14:paraId="71ECEA43" w14:textId="77777777" w:rsidR="004E2690" w:rsidRPr="00595693" w:rsidRDefault="004E2690" w:rsidP="004E2690">
            <w:pPr>
              <w:spacing w:before="0" w:after="160" w:line="360" w:lineRule="auto"/>
              <w:jc w:val="both"/>
              <w:rPr>
                <w:rFonts w:ascii="Arial" w:hAnsi="Arial" w:cs="Arial"/>
                <w:b/>
                <w:bCs/>
              </w:rPr>
            </w:pPr>
            <w:proofErr w:type="spellStart"/>
            <w:r w:rsidRPr="00595693">
              <w:rPr>
                <w:rFonts w:ascii="Arial" w:hAnsi="Arial" w:cs="Arial"/>
                <w:b/>
                <w:bCs/>
              </w:rPr>
              <w:t>Características</w:t>
            </w:r>
            <w:proofErr w:type="spellEnd"/>
            <w:r w:rsidRPr="00595693">
              <w:rPr>
                <w:rFonts w:ascii="Arial" w:hAnsi="Arial" w:cs="Arial"/>
                <w:b/>
                <w:bCs/>
              </w:rPr>
              <w:t xml:space="preserve"> cognitivas y </w:t>
            </w:r>
            <w:proofErr w:type="spellStart"/>
            <w:r w:rsidRPr="00595693">
              <w:rPr>
                <w:rFonts w:ascii="Arial" w:hAnsi="Arial" w:cs="Arial"/>
                <w:b/>
                <w:bCs/>
              </w:rPr>
              <w:t>sensoriales</w:t>
            </w:r>
            <w:proofErr w:type="spellEnd"/>
          </w:p>
          <w:p w14:paraId="28E406C6" w14:textId="77777777" w:rsidR="004E2690" w:rsidRPr="004E2690" w:rsidRDefault="004E2690" w:rsidP="004E2690">
            <w:pPr>
              <w:pStyle w:val="Prrafodelista"/>
              <w:numPr>
                <w:ilvl w:val="0"/>
                <w:numId w:val="27"/>
              </w:numPr>
              <w:autoSpaceDE/>
              <w:autoSpaceDN/>
              <w:spacing w:before="0" w:after="160" w:line="360" w:lineRule="auto"/>
              <w:rPr>
                <w:rFonts w:ascii="Arial" w:hAnsi="Arial" w:cs="Arial"/>
                <w:sz w:val="22"/>
                <w:szCs w:val="22"/>
              </w:rPr>
            </w:pPr>
            <w:r w:rsidRPr="004E2690">
              <w:rPr>
                <w:rFonts w:ascii="Arial" w:hAnsi="Arial" w:cs="Arial"/>
                <w:sz w:val="22"/>
                <w:szCs w:val="22"/>
              </w:rPr>
              <w:t>Audición: Funcional.</w:t>
            </w:r>
          </w:p>
          <w:p w14:paraId="4EE4AC46" w14:textId="77777777" w:rsidR="004E2690" w:rsidRPr="004E2690" w:rsidRDefault="004E2690" w:rsidP="004E2690">
            <w:pPr>
              <w:pStyle w:val="Prrafodelista"/>
              <w:numPr>
                <w:ilvl w:val="0"/>
                <w:numId w:val="27"/>
              </w:numPr>
              <w:autoSpaceDE/>
              <w:autoSpaceDN/>
              <w:spacing w:before="0" w:after="160" w:line="360" w:lineRule="auto"/>
              <w:rPr>
                <w:rFonts w:ascii="Arial" w:hAnsi="Arial" w:cs="Arial"/>
                <w:sz w:val="22"/>
                <w:szCs w:val="22"/>
              </w:rPr>
            </w:pPr>
            <w:r w:rsidRPr="004E2690">
              <w:rPr>
                <w:rFonts w:ascii="Arial" w:hAnsi="Arial" w:cs="Arial"/>
                <w:sz w:val="22"/>
                <w:szCs w:val="22"/>
              </w:rPr>
              <w:t>Visión: Buena; depende de estímulos visuales rápidos y claros.</w:t>
            </w:r>
          </w:p>
          <w:p w14:paraId="35B1EB2C" w14:textId="77777777" w:rsidR="004E2690" w:rsidRPr="004E2690" w:rsidRDefault="004E2690" w:rsidP="004E2690">
            <w:pPr>
              <w:pStyle w:val="Prrafodelista"/>
              <w:numPr>
                <w:ilvl w:val="0"/>
                <w:numId w:val="27"/>
              </w:numPr>
              <w:autoSpaceDE/>
              <w:autoSpaceDN/>
              <w:spacing w:before="0" w:after="160" w:line="360" w:lineRule="auto"/>
              <w:rPr>
                <w:rFonts w:ascii="Arial" w:hAnsi="Arial" w:cs="Arial"/>
                <w:sz w:val="22"/>
                <w:szCs w:val="22"/>
              </w:rPr>
            </w:pPr>
            <w:r w:rsidRPr="004E2690">
              <w:rPr>
                <w:rFonts w:ascii="Arial" w:hAnsi="Arial" w:cs="Arial"/>
                <w:sz w:val="22"/>
                <w:szCs w:val="22"/>
              </w:rPr>
              <w:t>Motricidad: Adecuada para interacción con dispositivos; sin experiencia en precisión de señas.</w:t>
            </w:r>
          </w:p>
          <w:p w14:paraId="0597C67D" w14:textId="77777777" w:rsidR="004E2690" w:rsidRPr="004E2690" w:rsidRDefault="004E2690" w:rsidP="004E2690">
            <w:pPr>
              <w:pStyle w:val="Prrafodelista"/>
              <w:numPr>
                <w:ilvl w:val="0"/>
                <w:numId w:val="27"/>
              </w:numPr>
              <w:autoSpaceDE/>
              <w:autoSpaceDN/>
              <w:spacing w:before="0" w:after="160" w:line="360" w:lineRule="auto"/>
              <w:rPr>
                <w:rFonts w:ascii="Arial" w:hAnsi="Arial" w:cs="Arial"/>
                <w:sz w:val="22"/>
                <w:szCs w:val="22"/>
              </w:rPr>
            </w:pPr>
            <w:r w:rsidRPr="004E2690">
              <w:rPr>
                <w:rFonts w:ascii="Arial" w:hAnsi="Arial" w:cs="Arial"/>
                <w:sz w:val="22"/>
                <w:szCs w:val="22"/>
              </w:rPr>
              <w:t>Procesamiento y aprendizaje: Práctico e inmediato; aprende solo si le resuelve un problema en el momento.</w:t>
            </w:r>
          </w:p>
          <w:p w14:paraId="2AA6522C" w14:textId="77777777" w:rsidR="004E2690" w:rsidRPr="004E2690" w:rsidRDefault="004E2690" w:rsidP="004E2690">
            <w:pPr>
              <w:pStyle w:val="Prrafodelista"/>
              <w:spacing w:line="360" w:lineRule="auto"/>
              <w:rPr>
                <w:rFonts w:ascii="Arial" w:hAnsi="Arial" w:cs="Arial"/>
                <w:sz w:val="22"/>
                <w:szCs w:val="22"/>
              </w:rPr>
            </w:pPr>
          </w:p>
          <w:p w14:paraId="49AB34A1" w14:textId="77777777" w:rsidR="004E2690" w:rsidRPr="00595693" w:rsidRDefault="004E2690" w:rsidP="004E2690">
            <w:pPr>
              <w:spacing w:before="0" w:after="160" w:line="360" w:lineRule="auto"/>
              <w:jc w:val="both"/>
              <w:rPr>
                <w:rFonts w:ascii="Arial" w:hAnsi="Arial" w:cs="Arial"/>
                <w:b/>
                <w:bCs/>
              </w:rPr>
            </w:pPr>
            <w:proofErr w:type="spellStart"/>
            <w:r w:rsidRPr="00595693">
              <w:rPr>
                <w:rFonts w:ascii="Arial" w:hAnsi="Arial" w:cs="Arial"/>
                <w:b/>
                <w:bCs/>
              </w:rPr>
              <w:t>Hábitos</w:t>
            </w:r>
            <w:proofErr w:type="spellEnd"/>
            <w:r w:rsidRPr="00595693">
              <w:rPr>
                <w:rFonts w:ascii="Arial" w:hAnsi="Arial" w:cs="Arial"/>
                <w:b/>
                <w:bCs/>
              </w:rPr>
              <w:t xml:space="preserve"> </w:t>
            </w:r>
            <w:proofErr w:type="spellStart"/>
            <w:r w:rsidRPr="00595693">
              <w:rPr>
                <w:rFonts w:ascii="Arial" w:hAnsi="Arial" w:cs="Arial"/>
                <w:b/>
                <w:bCs/>
              </w:rPr>
              <w:t>digitales</w:t>
            </w:r>
            <w:proofErr w:type="spellEnd"/>
            <w:r w:rsidRPr="00595693">
              <w:rPr>
                <w:rFonts w:ascii="Arial" w:hAnsi="Arial" w:cs="Arial"/>
                <w:b/>
                <w:bCs/>
              </w:rPr>
              <w:t xml:space="preserve"> y </w:t>
            </w:r>
            <w:proofErr w:type="spellStart"/>
            <w:r w:rsidRPr="00595693">
              <w:rPr>
                <w:rFonts w:ascii="Arial" w:hAnsi="Arial" w:cs="Arial"/>
                <w:b/>
                <w:bCs/>
              </w:rPr>
              <w:t>perfil</w:t>
            </w:r>
            <w:proofErr w:type="spellEnd"/>
            <w:r w:rsidRPr="00595693">
              <w:rPr>
                <w:rFonts w:ascii="Arial" w:hAnsi="Arial" w:cs="Arial"/>
                <w:b/>
                <w:bCs/>
              </w:rPr>
              <w:t xml:space="preserve"> </w:t>
            </w:r>
            <w:proofErr w:type="spellStart"/>
            <w:r w:rsidRPr="00595693">
              <w:rPr>
                <w:rFonts w:ascii="Arial" w:hAnsi="Arial" w:cs="Arial"/>
                <w:b/>
                <w:bCs/>
              </w:rPr>
              <w:t>tecnológico</w:t>
            </w:r>
            <w:proofErr w:type="spellEnd"/>
          </w:p>
          <w:p w14:paraId="480EEBBD" w14:textId="77777777" w:rsidR="004E2690" w:rsidRPr="004E2690" w:rsidRDefault="004E2690" w:rsidP="004E2690">
            <w:pPr>
              <w:pStyle w:val="Prrafodelista"/>
              <w:numPr>
                <w:ilvl w:val="0"/>
                <w:numId w:val="26"/>
              </w:numPr>
              <w:autoSpaceDE/>
              <w:autoSpaceDN/>
              <w:spacing w:before="0" w:after="160" w:line="360" w:lineRule="auto"/>
              <w:rPr>
                <w:rFonts w:ascii="Arial" w:hAnsi="Arial" w:cs="Arial"/>
                <w:sz w:val="22"/>
                <w:szCs w:val="22"/>
              </w:rPr>
            </w:pPr>
            <w:r w:rsidRPr="004E2690">
              <w:rPr>
                <w:rFonts w:ascii="Arial" w:hAnsi="Arial" w:cs="Arial"/>
                <w:sz w:val="22"/>
                <w:szCs w:val="22"/>
              </w:rPr>
              <w:t>Nivel digital: Intermedio.</w:t>
            </w:r>
          </w:p>
          <w:p w14:paraId="7F769709" w14:textId="77777777" w:rsidR="004E2690" w:rsidRPr="004E2690" w:rsidRDefault="004E2690" w:rsidP="004E2690">
            <w:pPr>
              <w:pStyle w:val="Prrafodelista"/>
              <w:numPr>
                <w:ilvl w:val="0"/>
                <w:numId w:val="26"/>
              </w:numPr>
              <w:autoSpaceDE/>
              <w:autoSpaceDN/>
              <w:spacing w:before="0" w:after="160" w:line="360" w:lineRule="auto"/>
              <w:rPr>
                <w:rFonts w:ascii="Arial" w:hAnsi="Arial" w:cs="Arial"/>
                <w:sz w:val="22"/>
                <w:szCs w:val="22"/>
              </w:rPr>
            </w:pPr>
            <w:r w:rsidRPr="004E2690">
              <w:rPr>
                <w:rFonts w:ascii="Arial" w:hAnsi="Arial" w:cs="Arial"/>
                <w:sz w:val="22"/>
                <w:szCs w:val="22"/>
              </w:rPr>
              <w:t>Dispositivo principal: Teléfono celular de gama media (uso intensivo).</w:t>
            </w:r>
          </w:p>
          <w:p w14:paraId="038D2B42" w14:textId="77777777" w:rsidR="004E2690" w:rsidRPr="004E2690" w:rsidRDefault="004E2690" w:rsidP="004E2690">
            <w:pPr>
              <w:pStyle w:val="Prrafodelista"/>
              <w:spacing w:line="360" w:lineRule="auto"/>
              <w:rPr>
                <w:rFonts w:ascii="Arial" w:hAnsi="Arial" w:cs="Arial"/>
                <w:sz w:val="22"/>
                <w:szCs w:val="22"/>
              </w:rPr>
            </w:pPr>
            <w:r w:rsidRPr="004E2690">
              <w:rPr>
                <w:rFonts w:ascii="Arial" w:hAnsi="Arial" w:cs="Arial"/>
                <w:sz w:val="22"/>
                <w:szCs w:val="22"/>
              </w:rPr>
              <w:t>Especificaciones:</w:t>
            </w:r>
          </w:p>
          <w:p w14:paraId="59C14789" w14:textId="77777777" w:rsidR="004E2690" w:rsidRPr="004E2690" w:rsidRDefault="004E2690" w:rsidP="004E2690">
            <w:pPr>
              <w:pStyle w:val="Prrafodelista"/>
              <w:numPr>
                <w:ilvl w:val="1"/>
                <w:numId w:val="26"/>
              </w:numPr>
              <w:autoSpaceDE/>
              <w:autoSpaceDN/>
              <w:spacing w:before="0" w:after="160" w:line="360" w:lineRule="auto"/>
              <w:rPr>
                <w:rFonts w:ascii="Arial" w:hAnsi="Arial" w:cs="Arial"/>
                <w:sz w:val="22"/>
                <w:szCs w:val="22"/>
              </w:rPr>
            </w:pPr>
            <w:r w:rsidRPr="004E2690">
              <w:rPr>
                <w:rFonts w:ascii="Arial" w:hAnsi="Arial" w:cs="Arial"/>
                <w:sz w:val="22"/>
                <w:szCs w:val="22"/>
              </w:rPr>
              <w:t>Cámara frontal funcional (uso ocasional).</w:t>
            </w:r>
          </w:p>
          <w:p w14:paraId="66E23453" w14:textId="77777777" w:rsidR="004E2690" w:rsidRPr="004E2690" w:rsidRDefault="004E2690" w:rsidP="004E2690">
            <w:pPr>
              <w:pStyle w:val="Prrafodelista"/>
              <w:numPr>
                <w:ilvl w:val="1"/>
                <w:numId w:val="26"/>
              </w:numPr>
              <w:autoSpaceDE/>
              <w:autoSpaceDN/>
              <w:spacing w:before="0" w:after="160" w:line="360" w:lineRule="auto"/>
              <w:rPr>
                <w:rFonts w:ascii="Arial" w:hAnsi="Arial" w:cs="Arial"/>
                <w:sz w:val="22"/>
                <w:szCs w:val="22"/>
              </w:rPr>
            </w:pPr>
            <w:r w:rsidRPr="004E2690">
              <w:rPr>
                <w:rFonts w:ascii="Arial" w:hAnsi="Arial" w:cs="Arial"/>
                <w:sz w:val="22"/>
                <w:szCs w:val="22"/>
              </w:rPr>
              <w:t>Motor de vibración activo para notificaciones.</w:t>
            </w:r>
          </w:p>
          <w:p w14:paraId="0EFE4107" w14:textId="77777777" w:rsidR="004E2690" w:rsidRPr="004E2690" w:rsidRDefault="004E2690" w:rsidP="004E2690">
            <w:pPr>
              <w:pStyle w:val="Prrafodelista"/>
              <w:numPr>
                <w:ilvl w:val="1"/>
                <w:numId w:val="26"/>
              </w:numPr>
              <w:autoSpaceDE/>
              <w:autoSpaceDN/>
              <w:spacing w:before="0" w:after="160" w:line="360" w:lineRule="auto"/>
              <w:rPr>
                <w:rFonts w:ascii="Arial" w:hAnsi="Arial" w:cs="Arial"/>
                <w:sz w:val="22"/>
                <w:szCs w:val="22"/>
              </w:rPr>
            </w:pPr>
            <w:r w:rsidRPr="004E2690">
              <w:rPr>
                <w:rFonts w:ascii="Arial" w:hAnsi="Arial" w:cs="Arial"/>
                <w:sz w:val="22"/>
                <w:szCs w:val="22"/>
              </w:rPr>
              <w:t xml:space="preserve">Bocinas funcionales. </w:t>
            </w:r>
          </w:p>
          <w:p w14:paraId="4B115A19" w14:textId="77777777" w:rsidR="004E2690" w:rsidRPr="004E2690" w:rsidRDefault="004E2690" w:rsidP="004E2690">
            <w:pPr>
              <w:pStyle w:val="Prrafodelista"/>
              <w:numPr>
                <w:ilvl w:val="0"/>
                <w:numId w:val="26"/>
              </w:numPr>
              <w:autoSpaceDE/>
              <w:autoSpaceDN/>
              <w:spacing w:before="0" w:after="160" w:line="360" w:lineRule="auto"/>
              <w:rPr>
                <w:rFonts w:ascii="Arial" w:hAnsi="Arial" w:cs="Arial"/>
                <w:sz w:val="22"/>
                <w:szCs w:val="22"/>
              </w:rPr>
            </w:pPr>
            <w:r w:rsidRPr="004E2690">
              <w:rPr>
                <w:rFonts w:ascii="Arial" w:hAnsi="Arial" w:cs="Arial"/>
                <w:sz w:val="22"/>
                <w:szCs w:val="22"/>
              </w:rPr>
              <w:t>Uso general: Uso constante de aplicaciones de reparto, mensajería y mapas. Interacción rápida, orientada a tareas.</w:t>
            </w:r>
          </w:p>
          <w:p w14:paraId="73BA3F87" w14:textId="77777777" w:rsidR="004E2690" w:rsidRPr="004E2690" w:rsidRDefault="004E2690" w:rsidP="004E2690">
            <w:pPr>
              <w:pStyle w:val="Prrafodelista"/>
              <w:numPr>
                <w:ilvl w:val="0"/>
                <w:numId w:val="26"/>
              </w:numPr>
              <w:autoSpaceDE/>
              <w:autoSpaceDN/>
              <w:spacing w:before="0" w:after="160" w:line="360" w:lineRule="auto"/>
              <w:rPr>
                <w:rFonts w:ascii="Arial" w:hAnsi="Arial" w:cs="Arial"/>
                <w:sz w:val="22"/>
                <w:szCs w:val="22"/>
              </w:rPr>
            </w:pPr>
            <w:r w:rsidRPr="004E2690">
              <w:rPr>
                <w:rFonts w:ascii="Arial" w:hAnsi="Arial" w:cs="Arial"/>
                <w:sz w:val="22"/>
                <w:szCs w:val="22"/>
              </w:rPr>
              <w:t>Interacción:</w:t>
            </w:r>
            <w:r w:rsidRPr="004E2690">
              <w:rPr>
                <w:rFonts w:ascii="Arial" w:hAnsi="Arial" w:cs="Arial"/>
                <w:sz w:val="22"/>
                <w:szCs w:val="22"/>
              </w:rPr>
              <w:br/>
              <w:t>Prefiere interfaces simples, con pocos pasos y respuestas inmediatas.</w:t>
            </w:r>
          </w:p>
          <w:p w14:paraId="4B242510" w14:textId="77777777" w:rsidR="004E2690" w:rsidRPr="00595693" w:rsidRDefault="004E2690" w:rsidP="004E2690">
            <w:pPr>
              <w:spacing w:before="0" w:after="160" w:line="360" w:lineRule="auto"/>
              <w:jc w:val="both"/>
              <w:rPr>
                <w:rFonts w:ascii="Arial" w:hAnsi="Arial" w:cs="Arial"/>
                <w:b/>
                <w:bCs/>
              </w:rPr>
            </w:pPr>
            <w:proofErr w:type="spellStart"/>
            <w:r w:rsidRPr="004E2690">
              <w:rPr>
                <w:rFonts w:ascii="Arial" w:hAnsi="Arial" w:cs="Arial"/>
                <w:b/>
                <w:bCs/>
              </w:rPr>
              <w:t>Actitud</w:t>
            </w:r>
            <w:proofErr w:type="spellEnd"/>
          </w:p>
          <w:p w14:paraId="44AEBCF1" w14:textId="28D82C25" w:rsidR="004E2690" w:rsidRPr="004E2690" w:rsidRDefault="004E2690" w:rsidP="004E2690">
            <w:pPr>
              <w:pStyle w:val="Prrafodelista"/>
              <w:numPr>
                <w:ilvl w:val="0"/>
                <w:numId w:val="28"/>
              </w:numPr>
              <w:autoSpaceDE/>
              <w:autoSpaceDN/>
              <w:spacing w:before="0" w:after="160" w:line="360" w:lineRule="auto"/>
              <w:rPr>
                <w:rFonts w:ascii="Arial" w:hAnsi="Arial" w:cs="Arial"/>
                <w:sz w:val="22"/>
                <w:szCs w:val="22"/>
              </w:rPr>
            </w:pPr>
            <w:r w:rsidRPr="004E2690">
              <w:rPr>
                <w:rFonts w:ascii="Arial" w:hAnsi="Arial" w:cs="Arial"/>
                <w:sz w:val="22"/>
                <w:szCs w:val="22"/>
              </w:rPr>
              <w:t>P</w:t>
            </w:r>
            <w:r w:rsidR="00F36D2B">
              <w:rPr>
                <w:rFonts w:ascii="Arial" w:hAnsi="Arial" w:cs="Arial"/>
                <w:sz w:val="22"/>
                <w:szCs w:val="22"/>
              </w:rPr>
              <w:t>ersistencia</w:t>
            </w:r>
            <w:r w:rsidRPr="004E2690">
              <w:rPr>
                <w:rFonts w:ascii="Arial" w:hAnsi="Arial" w:cs="Arial"/>
                <w:sz w:val="22"/>
                <w:szCs w:val="22"/>
              </w:rPr>
              <w:t>: Baja. Abandona rápido si algo no funciona al instante.</w:t>
            </w:r>
          </w:p>
          <w:p w14:paraId="7E933320" w14:textId="77777777" w:rsidR="004E2690" w:rsidRPr="004E2690" w:rsidRDefault="004E2690" w:rsidP="004E2690">
            <w:pPr>
              <w:pStyle w:val="Prrafodelista"/>
              <w:numPr>
                <w:ilvl w:val="0"/>
                <w:numId w:val="28"/>
              </w:numPr>
              <w:autoSpaceDE/>
              <w:autoSpaceDN/>
              <w:spacing w:before="0" w:after="160" w:line="360" w:lineRule="auto"/>
              <w:rPr>
                <w:rFonts w:ascii="Arial" w:hAnsi="Arial" w:cs="Arial"/>
                <w:sz w:val="22"/>
                <w:szCs w:val="22"/>
              </w:rPr>
            </w:pPr>
            <w:r w:rsidRPr="004E2690">
              <w:rPr>
                <w:rFonts w:ascii="Arial" w:hAnsi="Arial" w:cs="Arial"/>
                <w:sz w:val="22"/>
                <w:szCs w:val="22"/>
              </w:rPr>
              <w:lastRenderedPageBreak/>
              <w:t>Curiosidad: Baja. No explora más allá de lo necesario.</w:t>
            </w:r>
          </w:p>
          <w:p w14:paraId="701D6110" w14:textId="77777777" w:rsidR="004E2690" w:rsidRPr="004E2690" w:rsidRDefault="004E2690" w:rsidP="004E2690">
            <w:pPr>
              <w:pStyle w:val="Prrafodelista"/>
              <w:numPr>
                <w:ilvl w:val="0"/>
                <w:numId w:val="28"/>
              </w:numPr>
              <w:autoSpaceDE/>
              <w:autoSpaceDN/>
              <w:spacing w:before="0" w:after="160" w:line="360" w:lineRule="auto"/>
              <w:rPr>
                <w:rFonts w:ascii="Arial" w:hAnsi="Arial" w:cs="Arial"/>
                <w:sz w:val="22"/>
                <w:szCs w:val="22"/>
              </w:rPr>
            </w:pPr>
            <w:r w:rsidRPr="004E2690">
              <w:rPr>
                <w:rFonts w:ascii="Arial" w:hAnsi="Arial" w:cs="Arial"/>
                <w:sz w:val="22"/>
                <w:szCs w:val="22"/>
              </w:rPr>
              <w:t>Tolerancia a la frustración: Baja en situaciones de presión (tiempo/entregas).</w:t>
            </w:r>
          </w:p>
          <w:p w14:paraId="32218831" w14:textId="77777777" w:rsidR="004E2690" w:rsidRDefault="004E2690" w:rsidP="004E2690">
            <w:pPr>
              <w:pStyle w:val="Prrafodelista"/>
              <w:numPr>
                <w:ilvl w:val="0"/>
                <w:numId w:val="28"/>
              </w:numPr>
              <w:autoSpaceDE/>
              <w:autoSpaceDN/>
              <w:spacing w:before="0" w:after="160" w:line="360" w:lineRule="auto"/>
              <w:rPr>
                <w:rFonts w:ascii="Arial" w:hAnsi="Arial" w:cs="Arial"/>
                <w:sz w:val="22"/>
                <w:szCs w:val="22"/>
              </w:rPr>
            </w:pPr>
            <w:r w:rsidRPr="004E2690">
              <w:rPr>
                <w:rFonts w:ascii="Arial" w:hAnsi="Arial" w:cs="Arial"/>
                <w:sz w:val="22"/>
                <w:szCs w:val="22"/>
              </w:rPr>
              <w:t>Autonomía: Alta en su contexto laboral, pero enfocada en eficiencia.</w:t>
            </w:r>
          </w:p>
          <w:p w14:paraId="79E39E63" w14:textId="77777777" w:rsidR="00596EFC" w:rsidRPr="00D76266" w:rsidRDefault="00596EFC" w:rsidP="00596EFC">
            <w:pPr>
              <w:spacing w:before="0" w:after="160" w:line="360" w:lineRule="auto"/>
              <w:rPr>
                <w:rFonts w:ascii="Arial" w:hAnsi="Arial" w:cs="Arial"/>
                <w:lang w:val="es-MX"/>
              </w:rPr>
            </w:pPr>
          </w:p>
          <w:p w14:paraId="35BD96AA" w14:textId="76561371" w:rsidR="004E2690" w:rsidRPr="004E2690" w:rsidRDefault="00596EFC" w:rsidP="004E2690">
            <w:pPr>
              <w:pStyle w:val="NormalWeb"/>
              <w:spacing w:line="360" w:lineRule="auto"/>
              <w:jc w:val="both"/>
              <w:rPr>
                <w:rFonts w:ascii="Arial" w:eastAsiaTheme="minorEastAsia" w:hAnsi="Arial" w:cs="Arial"/>
                <w:kern w:val="2"/>
                <w:sz w:val="22"/>
                <w:szCs w:val="22"/>
                <w:lang w:val="es-ES_tradnl" w:eastAsia="en-US"/>
                <w14:ligatures w14:val="standardContextual"/>
              </w:rPr>
            </w:pPr>
            <w:r>
              <w:rPr>
                <w:rFonts w:ascii="Arial" w:eastAsiaTheme="minorEastAsia" w:hAnsi="Arial" w:cs="Arial"/>
                <w:noProof/>
                <w:kern w:val="2"/>
                <w:sz w:val="22"/>
                <w:szCs w:val="22"/>
                <w:lang w:val="es-ES_tradnl" w:eastAsia="en-US"/>
              </w:rPr>
              <w:drawing>
                <wp:inline distT="0" distB="0" distL="0" distR="0" wp14:anchorId="5F34C159" wp14:editId="17246C67">
                  <wp:extent cx="5293995" cy="4491370"/>
                  <wp:effectExtent l="0" t="0" r="1905" b="4445"/>
                  <wp:docPr id="5629499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49928" name="Imagen 6"/>
                          <pic:cNvPicPr/>
                        </pic:nvPicPr>
                        <pic:blipFill>
                          <a:blip r:embed="rId15">
                            <a:extLst>
                              <a:ext uri="{28A0092B-C50C-407E-A947-70E740481C1C}">
                                <a14:useLocalDpi xmlns:a14="http://schemas.microsoft.com/office/drawing/2010/main" val="0"/>
                              </a:ext>
                            </a:extLst>
                          </a:blip>
                          <a:stretch>
                            <a:fillRect/>
                          </a:stretch>
                        </pic:blipFill>
                        <pic:spPr>
                          <a:xfrm>
                            <a:off x="0" y="0"/>
                            <a:ext cx="5293995" cy="4491370"/>
                          </a:xfrm>
                          <a:prstGeom prst="rect">
                            <a:avLst/>
                          </a:prstGeom>
                        </pic:spPr>
                      </pic:pic>
                    </a:graphicData>
                  </a:graphic>
                </wp:inline>
              </w:drawing>
            </w:r>
          </w:p>
        </w:tc>
      </w:tr>
      <w:tr w:rsidR="0A73F0A9" w:rsidRPr="007F6A08" w14:paraId="34B6B4B3" w14:textId="77777777" w:rsidTr="00C26A1E">
        <w:trPr>
          <w:trHeight w:val="970"/>
        </w:trPr>
        <w:tc>
          <w:tcPr>
            <w:tcW w:w="1675" w:type="dxa"/>
          </w:tcPr>
          <w:p w14:paraId="120E4E49" w14:textId="6F224088" w:rsidR="0A73F0A9" w:rsidRDefault="216B67EE" w:rsidP="216B67EE">
            <w:pPr>
              <w:pStyle w:val="Ttulo2"/>
              <w:jc w:val="both"/>
              <w:rPr>
                <w:rFonts w:ascii="Arial" w:eastAsia="Arial" w:hAnsi="Arial" w:cs="Arial"/>
                <w:lang w:val="es-MX"/>
              </w:rPr>
            </w:pPr>
            <w:bookmarkStart w:id="24" w:name="_Toc225414665"/>
            <w:r w:rsidRPr="216B67EE">
              <w:rPr>
                <w:rFonts w:ascii="Arial" w:eastAsia="Arial" w:hAnsi="Arial" w:cs="Arial"/>
                <w:lang w:val="es-MX"/>
              </w:rPr>
              <w:lastRenderedPageBreak/>
              <w:t>Escenario</w:t>
            </w:r>
            <w:bookmarkEnd w:id="24"/>
          </w:p>
        </w:tc>
        <w:tc>
          <w:tcPr>
            <w:tcW w:w="8553" w:type="dxa"/>
            <w:tcBorders>
              <w:top w:val="single" w:sz="8" w:space="0" w:color="auto"/>
              <w:bottom w:val="single" w:sz="8" w:space="0" w:color="auto"/>
            </w:tcBorders>
          </w:tcPr>
          <w:p w14:paraId="4A474C20" w14:textId="5C886ABB" w:rsidR="003C4BCD" w:rsidRPr="003C4BCD" w:rsidRDefault="003C4BCD" w:rsidP="003C4BCD">
            <w:pPr>
              <w:jc w:val="both"/>
              <w:rPr>
                <w:rFonts w:ascii="Arial" w:eastAsia="Arial" w:hAnsi="Arial" w:cs="Arial"/>
                <w:b/>
                <w:bCs/>
                <w:lang w:val="es-MX"/>
              </w:rPr>
            </w:pPr>
            <w:r w:rsidRPr="003C4BCD">
              <w:rPr>
                <w:rFonts w:ascii="Arial" w:eastAsia="Arial" w:hAnsi="Arial" w:cs="Arial"/>
                <w:b/>
                <w:bCs/>
                <w:lang w:val="es-MX"/>
              </w:rPr>
              <w:t>Aprendizaje y aplicación de una seña en contexto cotidiano</w:t>
            </w:r>
          </w:p>
          <w:p w14:paraId="7F1E67B7" w14:textId="77777777" w:rsidR="003C4BCD" w:rsidRPr="003C4BCD" w:rsidRDefault="003C4BCD" w:rsidP="003C4BCD">
            <w:pPr>
              <w:jc w:val="both"/>
              <w:rPr>
                <w:rFonts w:ascii="Arial" w:eastAsia="Arial" w:hAnsi="Arial" w:cs="Arial"/>
                <w:lang w:val="es-MX"/>
              </w:rPr>
            </w:pPr>
          </w:p>
          <w:p w14:paraId="37810AE3" w14:textId="093BC7ED" w:rsidR="003C4BCD" w:rsidRPr="003C4BCD" w:rsidRDefault="003C4BCD" w:rsidP="000822AE">
            <w:pPr>
              <w:spacing w:line="360" w:lineRule="auto"/>
              <w:jc w:val="both"/>
              <w:rPr>
                <w:rFonts w:ascii="Arial" w:eastAsia="Arial" w:hAnsi="Arial" w:cs="Arial"/>
                <w:lang w:val="es-MX"/>
              </w:rPr>
            </w:pPr>
            <w:r w:rsidRPr="003C4BCD">
              <w:rPr>
                <w:rFonts w:ascii="Arial" w:eastAsia="Arial" w:hAnsi="Arial" w:cs="Arial"/>
                <w:lang w:val="es-MX"/>
              </w:rPr>
              <w:t>Mateo, un niño de 7 años con sordera profunda, se encuentra en su hogar utilizando el teléfono móvil de su madre. Desea aprender cómo expresar la acción “jugar” en Lengua de Señas Mexicana, con el objetivo de comunicárselo a sus padres.</w:t>
            </w:r>
          </w:p>
          <w:p w14:paraId="3D8F8FFA" w14:textId="5E6917E9" w:rsidR="003C4BCD" w:rsidRPr="003C4BCD" w:rsidRDefault="003C4BCD" w:rsidP="000822AE">
            <w:pPr>
              <w:spacing w:line="360" w:lineRule="auto"/>
              <w:jc w:val="both"/>
              <w:rPr>
                <w:rFonts w:ascii="Arial" w:eastAsia="Arial" w:hAnsi="Arial" w:cs="Arial"/>
                <w:lang w:val="es-MX"/>
              </w:rPr>
            </w:pPr>
            <w:r w:rsidRPr="003C4BCD">
              <w:rPr>
                <w:rFonts w:ascii="Arial" w:eastAsia="Arial" w:hAnsi="Arial" w:cs="Arial"/>
                <w:lang w:val="es-MX"/>
              </w:rPr>
              <w:t>Al iniciar la aplicación, previamente configurada por un adulto, el sistema presenta una interfaz adaptada a un modo predominantemente visual, con elementos gráficos de gran tamaño, alto contraste y mínima carga textual. Mateo accede a la sección de aprendizaje, donde se muestran distintas categorías representadas mediante íconos.</w:t>
            </w:r>
          </w:p>
          <w:p w14:paraId="754196F7" w14:textId="24C67741" w:rsidR="003C4BCD" w:rsidRPr="003C4BCD" w:rsidRDefault="003C4BCD" w:rsidP="000822AE">
            <w:pPr>
              <w:spacing w:line="360" w:lineRule="auto"/>
              <w:jc w:val="both"/>
              <w:rPr>
                <w:rFonts w:ascii="Arial" w:eastAsia="Arial" w:hAnsi="Arial" w:cs="Arial"/>
                <w:lang w:val="es-MX"/>
              </w:rPr>
            </w:pPr>
            <w:r w:rsidRPr="003C4BCD">
              <w:rPr>
                <w:rFonts w:ascii="Arial" w:eastAsia="Arial" w:hAnsi="Arial" w:cs="Arial"/>
                <w:lang w:val="es-MX"/>
              </w:rPr>
              <w:t>Selecciona una categoría y accede a una lección específica. En la lección, se presenta un video que muestra la ejecución de la seña correspondiente. Mateo reproduce el contenido varias veces, apoyándose en la observación repetida para comprender el movimiento.</w:t>
            </w:r>
          </w:p>
          <w:p w14:paraId="4B336BCD" w14:textId="1FDA73CB" w:rsidR="003C4BCD" w:rsidRPr="003C4BCD" w:rsidRDefault="003C4BCD" w:rsidP="000822AE">
            <w:pPr>
              <w:spacing w:line="360" w:lineRule="auto"/>
              <w:jc w:val="both"/>
              <w:rPr>
                <w:rFonts w:ascii="Arial" w:eastAsia="Arial" w:hAnsi="Arial" w:cs="Arial"/>
                <w:lang w:val="es-MX"/>
              </w:rPr>
            </w:pPr>
            <w:r w:rsidRPr="003C4BCD">
              <w:rPr>
                <w:rFonts w:ascii="Arial" w:eastAsia="Arial" w:hAnsi="Arial" w:cs="Arial"/>
                <w:lang w:val="es-MX"/>
              </w:rPr>
              <w:t>Posteriormente, se le presenta un ejercicio de reconocimiento, donde debe identificar el significado correcto de la seña entre varias opciones visuales. Al seleccionar una respuesta, el sistema proporciona retroalimentación inmediata mediante cambios de color y vibración, lo que le permite comprender si su elección fue correcta.</w:t>
            </w:r>
          </w:p>
          <w:p w14:paraId="4772A1AF" w14:textId="4F77CF79" w:rsidR="003C4BCD" w:rsidRPr="003C4BCD" w:rsidRDefault="003C4BCD" w:rsidP="000822AE">
            <w:pPr>
              <w:spacing w:line="360" w:lineRule="auto"/>
              <w:jc w:val="both"/>
              <w:rPr>
                <w:rFonts w:ascii="Arial" w:eastAsia="Arial" w:hAnsi="Arial" w:cs="Arial"/>
                <w:lang w:val="es-MX"/>
              </w:rPr>
            </w:pPr>
            <w:r w:rsidRPr="003C4BCD">
              <w:rPr>
                <w:rFonts w:ascii="Arial" w:eastAsia="Arial" w:hAnsi="Arial" w:cs="Arial"/>
                <w:lang w:val="es-MX"/>
              </w:rPr>
              <w:t>A continuación, la aplicación activa la cámara del dispositivo para permitir la práctica. Se muestra una guía visual superpuesta que sirve como referencia para la ejecución de la seña. Mateo intenta reproducir el movimiento, observando simultáneamente la guía. El sistema evalúa su ejecución y le proporciona una indicación visual de desempeño.</w:t>
            </w:r>
          </w:p>
          <w:p w14:paraId="1D9688D6" w14:textId="064DF822" w:rsidR="003C4BCD" w:rsidRPr="003C4BCD" w:rsidRDefault="003C4BCD" w:rsidP="000822AE">
            <w:pPr>
              <w:spacing w:line="360" w:lineRule="auto"/>
              <w:jc w:val="both"/>
              <w:rPr>
                <w:rFonts w:ascii="Arial" w:eastAsia="Arial" w:hAnsi="Arial" w:cs="Arial"/>
                <w:lang w:val="es-MX"/>
              </w:rPr>
            </w:pPr>
            <w:r w:rsidRPr="003C4BCD">
              <w:rPr>
                <w:rFonts w:ascii="Arial" w:eastAsia="Arial" w:hAnsi="Arial" w:cs="Arial"/>
                <w:lang w:val="es-MX"/>
              </w:rPr>
              <w:t>Una vez completada la práctica, la lección se registra como finalizada y se habilita el acceso a nuevo contenido. Más tarde, Mateo utiliza el glosario de la aplicación para consultar nuevamente la seña aprendida, reforzando su memoria.</w:t>
            </w:r>
          </w:p>
          <w:p w14:paraId="64D6C0E7" w14:textId="330C4E0A" w:rsidR="0A73F0A9" w:rsidRDefault="003C4BCD" w:rsidP="000822AE">
            <w:pPr>
              <w:spacing w:line="360" w:lineRule="auto"/>
              <w:jc w:val="both"/>
              <w:rPr>
                <w:rFonts w:ascii="Arial" w:eastAsia="Arial" w:hAnsi="Arial" w:cs="Arial"/>
                <w:lang w:val="es-MX"/>
              </w:rPr>
            </w:pPr>
            <w:r w:rsidRPr="003C4BCD">
              <w:rPr>
                <w:rFonts w:ascii="Arial" w:eastAsia="Arial" w:hAnsi="Arial" w:cs="Arial"/>
                <w:lang w:val="es-MX"/>
              </w:rPr>
              <w:t>Finalmente, aplica lo aprendido en su entorno real al comunicarse con sus padres, logrando expresar su intención de jugar, lo que contribuye a mejorar la interacción familiar y su autonomía comunicativa.</w:t>
            </w:r>
          </w:p>
        </w:tc>
      </w:tr>
      <w:tr w:rsidR="00D27726" w:rsidRPr="007F6A08" w14:paraId="70F63BC7" w14:textId="77777777" w:rsidTr="00C26A1E">
        <w:trPr>
          <w:trHeight w:val="970"/>
        </w:trPr>
        <w:tc>
          <w:tcPr>
            <w:tcW w:w="1675" w:type="dxa"/>
          </w:tcPr>
          <w:p w14:paraId="2157EE73" w14:textId="77777777" w:rsidR="00D27726" w:rsidRPr="005872EC" w:rsidRDefault="00D27726" w:rsidP="216B67EE">
            <w:pPr>
              <w:pStyle w:val="tableleft"/>
              <w:jc w:val="both"/>
              <w:rPr>
                <w:rFonts w:ascii="Arial" w:eastAsia="Arial" w:hAnsi="Arial" w:cs="Arial"/>
                <w:lang w:val="es-MX"/>
              </w:rPr>
            </w:pPr>
          </w:p>
          <w:p w14:paraId="4563706B" w14:textId="77777777" w:rsidR="00D27726" w:rsidRPr="005872EC" w:rsidRDefault="216B67EE" w:rsidP="216B67EE">
            <w:pPr>
              <w:pStyle w:val="Ttulo2"/>
              <w:jc w:val="both"/>
              <w:rPr>
                <w:rFonts w:ascii="Arial" w:eastAsia="Arial" w:hAnsi="Arial" w:cs="Arial"/>
                <w:lang w:val="es-MX"/>
              </w:rPr>
            </w:pPr>
            <w:bookmarkStart w:id="25" w:name="_Toc225414666"/>
            <w:r w:rsidRPr="216B67EE">
              <w:rPr>
                <w:rFonts w:ascii="Arial" w:eastAsia="Arial" w:hAnsi="Arial" w:cs="Arial"/>
                <w:lang w:val="es-MX"/>
              </w:rPr>
              <w:t>Trabajos relacionados</w:t>
            </w:r>
            <w:bookmarkEnd w:id="25"/>
          </w:p>
        </w:tc>
        <w:tc>
          <w:tcPr>
            <w:tcW w:w="8553" w:type="dxa"/>
            <w:tcBorders>
              <w:top w:val="single" w:sz="8" w:space="0" w:color="auto"/>
              <w:bottom w:val="single" w:sz="8" w:space="0" w:color="auto"/>
            </w:tcBorders>
          </w:tcPr>
          <w:p w14:paraId="12DC8D05" w14:textId="77777777" w:rsidR="00D27726" w:rsidRPr="00774DB0" w:rsidRDefault="00D27726" w:rsidP="00142F09">
            <w:pPr>
              <w:spacing w:line="360" w:lineRule="auto"/>
              <w:jc w:val="both"/>
              <w:rPr>
                <w:rFonts w:ascii="Arial" w:eastAsia="Arial" w:hAnsi="Arial" w:cs="Arial"/>
              </w:rPr>
            </w:pPr>
          </w:p>
          <w:p w14:paraId="24DAB993" w14:textId="2EF270DC" w:rsidR="00385D2B" w:rsidRPr="00774DB0" w:rsidRDefault="216B67EE" w:rsidP="00142F09">
            <w:pPr>
              <w:spacing w:before="0" w:after="240" w:line="360" w:lineRule="auto"/>
              <w:jc w:val="both"/>
              <w:rPr>
                <w:rFonts w:ascii="Arial" w:eastAsia="Arial" w:hAnsi="Arial" w:cs="Arial"/>
                <w:b/>
                <w:bCs/>
              </w:rPr>
            </w:pPr>
            <w:r w:rsidRPr="00774DB0">
              <w:rPr>
                <w:rFonts w:ascii="Arial" w:eastAsia="Arial" w:hAnsi="Arial" w:cs="Arial"/>
                <w:b/>
                <w:bCs/>
              </w:rPr>
              <w:t>Deep Sign: Hybrid CNN-HMM for Continuous Sign Language Recognition</w:t>
            </w:r>
          </w:p>
          <w:p w14:paraId="49D8E019" w14:textId="1A341D5F" w:rsidR="00385D2B" w:rsidRPr="00142F09" w:rsidRDefault="216B67EE" w:rsidP="00142F09">
            <w:pPr>
              <w:spacing w:before="240" w:after="240" w:line="360" w:lineRule="auto"/>
              <w:jc w:val="both"/>
              <w:rPr>
                <w:rFonts w:ascii="Arial" w:eastAsia="Arial" w:hAnsi="Arial" w:cs="Arial"/>
                <w:lang w:val="es-MX"/>
              </w:rPr>
            </w:pPr>
            <w:r w:rsidRPr="00774DB0">
              <w:rPr>
                <w:rFonts w:ascii="Arial" w:eastAsia="Arial" w:hAnsi="Arial" w:cs="Arial"/>
              </w:rPr>
              <w:lastRenderedPageBreak/>
              <w:t xml:space="preserve">Koller, R. N., Zargaran, O., Ney, H., “Deep Sign: Hybrid CNN-HMM for Continuous Sign Language Recognition”. </w:t>
            </w:r>
            <w:proofErr w:type="spellStart"/>
            <w:r w:rsidRPr="00142F09">
              <w:rPr>
                <w:rFonts w:ascii="Arial" w:eastAsia="Arial" w:hAnsi="Arial" w:cs="Arial"/>
                <w:lang w:val="es-MX"/>
              </w:rPr>
              <w:t>Proc</w:t>
            </w:r>
            <w:proofErr w:type="spellEnd"/>
            <w:r w:rsidRPr="00142F09">
              <w:rPr>
                <w:rFonts w:ascii="Arial" w:eastAsia="Arial" w:hAnsi="Arial" w:cs="Arial"/>
                <w:lang w:val="es-MX"/>
              </w:rPr>
              <w:t xml:space="preserve">. IEEE International </w:t>
            </w:r>
            <w:proofErr w:type="spellStart"/>
            <w:r w:rsidRPr="00142F09">
              <w:rPr>
                <w:rFonts w:ascii="Arial" w:eastAsia="Arial" w:hAnsi="Arial" w:cs="Arial"/>
                <w:lang w:val="es-MX"/>
              </w:rPr>
              <w:t>Conference</w:t>
            </w:r>
            <w:proofErr w:type="spellEnd"/>
            <w:r w:rsidRPr="00142F09">
              <w:rPr>
                <w:rFonts w:ascii="Arial" w:eastAsia="Arial" w:hAnsi="Arial" w:cs="Arial"/>
                <w:lang w:val="es-MX"/>
              </w:rPr>
              <w:t xml:space="preserve"> </w:t>
            </w:r>
            <w:proofErr w:type="spellStart"/>
            <w:r w:rsidRPr="00142F09">
              <w:rPr>
                <w:rFonts w:ascii="Arial" w:eastAsia="Arial" w:hAnsi="Arial" w:cs="Arial"/>
                <w:lang w:val="es-MX"/>
              </w:rPr>
              <w:t>on</w:t>
            </w:r>
            <w:proofErr w:type="spellEnd"/>
            <w:r w:rsidRPr="00142F09">
              <w:rPr>
                <w:rFonts w:ascii="Arial" w:eastAsia="Arial" w:hAnsi="Arial" w:cs="Arial"/>
                <w:lang w:val="es-MX"/>
              </w:rPr>
              <w:t xml:space="preserve"> </w:t>
            </w:r>
            <w:proofErr w:type="spellStart"/>
            <w:r w:rsidRPr="00142F09">
              <w:rPr>
                <w:rFonts w:ascii="Arial" w:eastAsia="Arial" w:hAnsi="Arial" w:cs="Arial"/>
                <w:lang w:val="es-MX"/>
              </w:rPr>
              <w:t>Computer</w:t>
            </w:r>
            <w:proofErr w:type="spellEnd"/>
            <w:r w:rsidRPr="00142F09">
              <w:rPr>
                <w:rFonts w:ascii="Arial" w:eastAsia="Arial" w:hAnsi="Arial" w:cs="Arial"/>
                <w:lang w:val="es-MX"/>
              </w:rPr>
              <w:t xml:space="preserve"> Vision (ICCV), 2016.</w:t>
            </w:r>
          </w:p>
          <w:p w14:paraId="1E26F598" w14:textId="67C3729E" w:rsidR="00385D2B" w:rsidRPr="00774DB0" w:rsidRDefault="216B67EE" w:rsidP="00142F09">
            <w:pPr>
              <w:spacing w:before="240" w:after="240" w:line="360" w:lineRule="auto"/>
              <w:jc w:val="both"/>
              <w:rPr>
                <w:rFonts w:ascii="Arial" w:eastAsia="Arial" w:hAnsi="Arial" w:cs="Arial"/>
                <w:lang w:val="es-MX"/>
              </w:rPr>
            </w:pPr>
            <w:r w:rsidRPr="00774DB0">
              <w:rPr>
                <w:rFonts w:ascii="Arial" w:eastAsia="Arial" w:hAnsi="Arial" w:cs="Arial"/>
                <w:lang w:val="es-MX"/>
              </w:rPr>
              <w:t>Este trabajo presenta un sistema de reconocimiento continuo de lenguaje de señas utilizando una combinación de redes neuronales convolucionales (CNN) y modelos ocultos de Markov (HMM). El sistema permite interpretar secuencias completas de señas a partir de video, lo cual representa un avance significativo frente a sistemas que solo reconocen gestos aislados. Este enfoque demuestra que es posible traducir lenguaje de señas en tiempo real mediante el uso de inteligencia artificial, lo cual es altamente relevante para el desarrollo de aplicaciones móviles accesibles.</w:t>
            </w:r>
          </w:p>
          <w:p w14:paraId="5654CC0D" w14:textId="3084D48F" w:rsidR="00385D2B" w:rsidRPr="00774DB0" w:rsidRDefault="216B67EE" w:rsidP="00142F09">
            <w:pPr>
              <w:spacing w:before="0" w:after="240" w:line="360" w:lineRule="auto"/>
              <w:jc w:val="both"/>
              <w:rPr>
                <w:rFonts w:ascii="Arial" w:eastAsia="Arial" w:hAnsi="Arial" w:cs="Arial"/>
                <w:b/>
                <w:bCs/>
              </w:rPr>
            </w:pPr>
            <w:r w:rsidRPr="00774DB0">
              <w:rPr>
                <w:rFonts w:ascii="Arial" w:eastAsia="Arial" w:hAnsi="Arial" w:cs="Arial"/>
                <w:b/>
                <w:bCs/>
              </w:rPr>
              <w:t>The OpenCV Library</w:t>
            </w:r>
          </w:p>
          <w:p w14:paraId="63024E72" w14:textId="734FBD72" w:rsidR="00385D2B" w:rsidRPr="00774DB0" w:rsidRDefault="216B67EE" w:rsidP="00142F09">
            <w:pPr>
              <w:spacing w:before="240" w:after="240" w:line="360" w:lineRule="auto"/>
              <w:jc w:val="both"/>
              <w:rPr>
                <w:rFonts w:ascii="Arial" w:eastAsia="Arial" w:hAnsi="Arial" w:cs="Arial"/>
              </w:rPr>
            </w:pPr>
            <w:r w:rsidRPr="00774DB0">
              <w:rPr>
                <w:rFonts w:ascii="Arial" w:eastAsia="Arial" w:hAnsi="Arial" w:cs="Arial"/>
              </w:rPr>
              <w:t>Bradski, G., “The OpenCV Library”. Dr. Dobb’s Journal of Software Tools, 2000.</w:t>
            </w:r>
          </w:p>
          <w:p w14:paraId="3341B6AF" w14:textId="7121B9E8" w:rsidR="00385D2B" w:rsidRPr="00774DB0" w:rsidRDefault="216B67EE" w:rsidP="00142F09">
            <w:pPr>
              <w:spacing w:before="240" w:after="240" w:line="360" w:lineRule="auto"/>
              <w:jc w:val="both"/>
              <w:rPr>
                <w:rFonts w:ascii="Arial" w:eastAsia="Arial" w:hAnsi="Arial" w:cs="Arial"/>
                <w:lang w:val="es-MX"/>
              </w:rPr>
            </w:pPr>
            <w:proofErr w:type="spellStart"/>
            <w:r w:rsidRPr="00774DB0">
              <w:rPr>
                <w:rFonts w:ascii="Arial" w:eastAsia="Arial" w:hAnsi="Arial" w:cs="Arial"/>
                <w:lang w:val="es-MX"/>
              </w:rPr>
              <w:t>OpenCV</w:t>
            </w:r>
            <w:proofErr w:type="spellEnd"/>
            <w:r w:rsidRPr="00774DB0">
              <w:rPr>
                <w:rFonts w:ascii="Arial" w:eastAsia="Arial" w:hAnsi="Arial" w:cs="Arial"/>
                <w:lang w:val="es-MX"/>
              </w:rPr>
              <w:t xml:space="preserve"> es una de las librerías más utilizadas en el área de visión por computadora. Este trabajo describe las capacidades de la librería para procesar imágenes y video en tiempo real, incluyendo detección de objetos, reconocimiento de patrones y análisis de movimiento. Estas características son fundamentales para el desarrollo de sistemas que requieren capturar señas mediante la cámara de un dispositivo, ya que permiten identificar y procesar los movimientos de las manos de forma eficiente.</w:t>
            </w:r>
          </w:p>
          <w:p w14:paraId="2B96D924" w14:textId="00A10AB4" w:rsidR="00385D2B" w:rsidRPr="00774DB0" w:rsidRDefault="216B67EE" w:rsidP="00142F09">
            <w:pPr>
              <w:spacing w:before="0" w:after="240" w:line="360" w:lineRule="auto"/>
              <w:jc w:val="both"/>
              <w:rPr>
                <w:rFonts w:ascii="Arial" w:eastAsia="Arial" w:hAnsi="Arial" w:cs="Arial"/>
                <w:b/>
                <w:bCs/>
              </w:rPr>
            </w:pPr>
            <w:r w:rsidRPr="00774DB0">
              <w:rPr>
                <w:rFonts w:ascii="Arial" w:eastAsia="Arial" w:hAnsi="Arial" w:cs="Arial"/>
                <w:b/>
                <w:bCs/>
              </w:rPr>
              <w:t>The OpenCV Library</w:t>
            </w:r>
          </w:p>
          <w:p w14:paraId="6B6D64CD" w14:textId="321185C0" w:rsidR="00385D2B" w:rsidRPr="00774DB0" w:rsidRDefault="216B67EE" w:rsidP="00142F09">
            <w:pPr>
              <w:spacing w:before="240" w:after="240" w:line="360" w:lineRule="auto"/>
              <w:jc w:val="both"/>
              <w:rPr>
                <w:rFonts w:ascii="Arial" w:eastAsia="Arial" w:hAnsi="Arial" w:cs="Arial"/>
              </w:rPr>
            </w:pPr>
            <w:r w:rsidRPr="00774DB0">
              <w:rPr>
                <w:rFonts w:ascii="Arial" w:eastAsia="Arial" w:hAnsi="Arial" w:cs="Arial"/>
              </w:rPr>
              <w:t>Bradski, G., “The OpenCV Library”. Dr. Dobb’s Journal of Software Tools, 2000.</w:t>
            </w:r>
          </w:p>
          <w:p w14:paraId="1CB313F6" w14:textId="1CCB421E" w:rsidR="00385D2B" w:rsidRPr="00774DB0" w:rsidRDefault="216B67EE" w:rsidP="00142F09">
            <w:pPr>
              <w:spacing w:before="240" w:after="240" w:line="360" w:lineRule="auto"/>
              <w:jc w:val="both"/>
              <w:rPr>
                <w:rFonts w:ascii="Arial" w:eastAsia="Arial" w:hAnsi="Arial" w:cs="Arial"/>
                <w:lang w:val="es-MX"/>
              </w:rPr>
            </w:pPr>
            <w:proofErr w:type="spellStart"/>
            <w:r w:rsidRPr="00774DB0">
              <w:rPr>
                <w:rFonts w:ascii="Arial" w:eastAsia="Arial" w:hAnsi="Arial" w:cs="Arial"/>
                <w:lang w:val="es-MX"/>
              </w:rPr>
              <w:t>OpenCV</w:t>
            </w:r>
            <w:proofErr w:type="spellEnd"/>
            <w:r w:rsidRPr="00774DB0">
              <w:rPr>
                <w:rFonts w:ascii="Arial" w:eastAsia="Arial" w:hAnsi="Arial" w:cs="Arial"/>
                <w:lang w:val="es-MX"/>
              </w:rPr>
              <w:t xml:space="preserve"> es una de las librerías más utilizadas en el área de visión por computadora. Este trabajo describe las capacidades de la librería para procesar imágenes y video en tiempo real, incluyendo detección de objetos, reconocimiento de patrones y análisis de movimiento. Estas características son fundamentales para el desarrollo de sistemas que requieren capturar señas mediante la cámara de un dispositivo, ya que permiten identificar y procesar los movimientos de las manos de forma eficiente.</w:t>
            </w:r>
          </w:p>
          <w:p w14:paraId="6DFD6EE0" w14:textId="0244EBD4" w:rsidR="00385D2B" w:rsidRPr="00774DB0" w:rsidRDefault="216B67EE" w:rsidP="00142F09">
            <w:pPr>
              <w:spacing w:before="0" w:after="240" w:line="360" w:lineRule="auto"/>
              <w:jc w:val="both"/>
              <w:rPr>
                <w:rFonts w:ascii="Arial" w:eastAsia="Arial" w:hAnsi="Arial" w:cs="Arial"/>
                <w:b/>
                <w:bCs/>
              </w:rPr>
            </w:pPr>
            <w:r w:rsidRPr="00774DB0">
              <w:rPr>
                <w:rFonts w:ascii="Arial" w:eastAsia="Arial" w:hAnsi="Arial" w:cs="Arial"/>
                <w:b/>
                <w:bCs/>
              </w:rPr>
              <w:t>Gesture Recognition: A Survey</w:t>
            </w:r>
          </w:p>
          <w:p w14:paraId="74BB1B22" w14:textId="60E3FF94" w:rsidR="00385D2B" w:rsidRPr="00774DB0" w:rsidRDefault="216B67EE" w:rsidP="00142F09">
            <w:pPr>
              <w:spacing w:before="240" w:after="240" w:line="360" w:lineRule="auto"/>
              <w:jc w:val="both"/>
              <w:rPr>
                <w:rFonts w:ascii="Arial" w:eastAsia="Arial" w:hAnsi="Arial" w:cs="Arial"/>
              </w:rPr>
            </w:pPr>
            <w:r w:rsidRPr="00774DB0">
              <w:rPr>
                <w:rFonts w:ascii="Arial" w:eastAsia="Arial" w:hAnsi="Arial" w:cs="Arial"/>
              </w:rPr>
              <w:lastRenderedPageBreak/>
              <w:t>Mitra, S., Acharya, T., “Gesture Recognition: A Survey”. IEEE Transactions on Systems, Man, and Cybernetics, vol. 37, no. 3, mayo 2007, pp. 311–324.</w:t>
            </w:r>
          </w:p>
          <w:p w14:paraId="6E84E3E5" w14:textId="4B59740E" w:rsidR="00385D2B" w:rsidRPr="00774DB0" w:rsidRDefault="216B67EE" w:rsidP="00142F09">
            <w:pPr>
              <w:spacing w:before="240" w:after="240" w:line="360" w:lineRule="auto"/>
              <w:jc w:val="both"/>
              <w:rPr>
                <w:rFonts w:ascii="Arial" w:eastAsia="Arial" w:hAnsi="Arial" w:cs="Arial"/>
                <w:lang w:val="es-MX"/>
              </w:rPr>
            </w:pPr>
            <w:r w:rsidRPr="00774DB0">
              <w:rPr>
                <w:rFonts w:ascii="Arial" w:eastAsia="Arial" w:hAnsi="Arial" w:cs="Arial"/>
                <w:lang w:val="es-MX"/>
              </w:rPr>
              <w:t>En este estudio se realiza un análisis de los distintos métodos utilizados para el reconocimiento de gestos, incluyendo técnicas basadas en sensores, guantes electrónicos y visión por computadora. El trabajo concluye que los métodos basados en cámaras son los más accesibles y prácticos para aplicaciones reales, ya que no requieren hardware adicional. Este análisis respalda la decisión de utilizar dispositivos móviles como plataforma principal para el desarrollo del sistema propuesto.</w:t>
            </w:r>
          </w:p>
          <w:p w14:paraId="66364EA3" w14:textId="027FD196" w:rsidR="00385D2B" w:rsidRPr="00774DB0" w:rsidRDefault="216B67EE" w:rsidP="00142F09">
            <w:pPr>
              <w:spacing w:before="0" w:after="240" w:line="360" w:lineRule="auto"/>
              <w:jc w:val="both"/>
              <w:rPr>
                <w:rFonts w:ascii="Arial" w:eastAsia="Arial" w:hAnsi="Arial" w:cs="Arial"/>
                <w:b/>
                <w:bCs/>
              </w:rPr>
            </w:pPr>
            <w:proofErr w:type="spellStart"/>
            <w:r w:rsidRPr="00774DB0">
              <w:rPr>
                <w:rFonts w:ascii="Arial" w:eastAsia="Arial" w:hAnsi="Arial" w:cs="Arial"/>
                <w:b/>
                <w:bCs/>
              </w:rPr>
              <w:t>SignAll</w:t>
            </w:r>
            <w:proofErr w:type="spellEnd"/>
            <w:r w:rsidRPr="00774DB0">
              <w:rPr>
                <w:rFonts w:ascii="Arial" w:eastAsia="Arial" w:hAnsi="Arial" w:cs="Arial"/>
                <w:b/>
                <w:bCs/>
              </w:rPr>
              <w:t xml:space="preserve"> System for Sign Language Translation</w:t>
            </w:r>
          </w:p>
          <w:p w14:paraId="28BBF338" w14:textId="362ED489" w:rsidR="00385D2B" w:rsidRPr="00774DB0" w:rsidRDefault="216B67EE" w:rsidP="00142F09">
            <w:pPr>
              <w:spacing w:before="240" w:after="240" w:line="360" w:lineRule="auto"/>
              <w:jc w:val="both"/>
              <w:rPr>
                <w:rFonts w:ascii="Arial" w:eastAsia="Arial" w:hAnsi="Arial" w:cs="Arial"/>
              </w:rPr>
            </w:pPr>
            <w:proofErr w:type="spellStart"/>
            <w:r w:rsidRPr="00774DB0">
              <w:rPr>
                <w:rFonts w:ascii="Arial" w:eastAsia="Arial" w:hAnsi="Arial" w:cs="Arial"/>
              </w:rPr>
              <w:t>SignAll</w:t>
            </w:r>
            <w:proofErr w:type="spellEnd"/>
            <w:r w:rsidRPr="00774DB0">
              <w:rPr>
                <w:rFonts w:ascii="Arial" w:eastAsia="Arial" w:hAnsi="Arial" w:cs="Arial"/>
              </w:rPr>
              <w:t xml:space="preserve"> Technologies, “</w:t>
            </w:r>
            <w:proofErr w:type="spellStart"/>
            <w:r w:rsidRPr="00774DB0">
              <w:rPr>
                <w:rFonts w:ascii="Arial" w:eastAsia="Arial" w:hAnsi="Arial" w:cs="Arial"/>
              </w:rPr>
              <w:t>SignAll</w:t>
            </w:r>
            <w:proofErr w:type="spellEnd"/>
            <w:r w:rsidRPr="00774DB0">
              <w:rPr>
                <w:rFonts w:ascii="Arial" w:eastAsia="Arial" w:hAnsi="Arial" w:cs="Arial"/>
              </w:rPr>
              <w:t xml:space="preserve"> System for Sign Language Translation”, 2018.</w:t>
            </w:r>
          </w:p>
          <w:p w14:paraId="3A04CE34" w14:textId="5E3B9EB0" w:rsidR="00385D2B" w:rsidRPr="00774DB0" w:rsidRDefault="216B67EE" w:rsidP="00142F09">
            <w:pPr>
              <w:spacing w:before="240" w:after="240" w:line="360" w:lineRule="auto"/>
              <w:jc w:val="both"/>
              <w:rPr>
                <w:rFonts w:ascii="Arial" w:eastAsia="Arial" w:hAnsi="Arial" w:cs="Arial"/>
                <w:lang w:val="es-MX"/>
              </w:rPr>
            </w:pPr>
            <w:r w:rsidRPr="00774DB0">
              <w:rPr>
                <w:rFonts w:ascii="Arial" w:eastAsia="Arial" w:hAnsi="Arial" w:cs="Arial"/>
                <w:lang w:val="es-MX"/>
              </w:rPr>
              <w:t>Este sistema comercial permite traducir lenguaje de señas a texto utilizando cámaras y algoritmos de inteligencia artificial. Está enfocado principalmente en el lenguaje de señas americano (ASL) y ha sido implementado en entornos educativos y de atención al cliente. Sin embargo, su enfoque en un idioma específico evidencia la necesidad de desarrollar soluciones adaptadas a otros contextos, como la Lengua de Señas Mexicana.</w:t>
            </w:r>
          </w:p>
          <w:p w14:paraId="33522F8D" w14:textId="59425E88" w:rsidR="00385D2B" w:rsidRPr="00774DB0" w:rsidRDefault="216B67EE" w:rsidP="00142F09">
            <w:pPr>
              <w:spacing w:before="0" w:after="240" w:line="360" w:lineRule="auto"/>
              <w:jc w:val="both"/>
              <w:rPr>
                <w:rFonts w:ascii="Arial" w:eastAsia="Arial" w:hAnsi="Arial" w:cs="Arial"/>
                <w:b/>
                <w:bCs/>
              </w:rPr>
            </w:pPr>
            <w:r w:rsidRPr="00774DB0">
              <w:rPr>
                <w:rFonts w:ascii="Arial" w:eastAsia="Arial" w:hAnsi="Arial" w:cs="Arial"/>
                <w:b/>
                <w:bCs/>
              </w:rPr>
              <w:t>Hand Talk Application</w:t>
            </w:r>
          </w:p>
          <w:p w14:paraId="7A589DBC" w14:textId="3179EA24" w:rsidR="00385D2B" w:rsidRPr="00774DB0" w:rsidRDefault="216B67EE" w:rsidP="00142F09">
            <w:pPr>
              <w:spacing w:before="240" w:after="240" w:line="360" w:lineRule="auto"/>
              <w:jc w:val="both"/>
              <w:rPr>
                <w:rFonts w:ascii="Arial" w:eastAsia="Arial" w:hAnsi="Arial" w:cs="Arial"/>
              </w:rPr>
            </w:pPr>
            <w:r w:rsidRPr="00774DB0">
              <w:rPr>
                <w:rFonts w:ascii="Arial" w:eastAsia="Arial" w:hAnsi="Arial" w:cs="Arial"/>
              </w:rPr>
              <w:t>Hand Talk, “Hand Talk App”, 2013.</w:t>
            </w:r>
          </w:p>
          <w:p w14:paraId="3EA5929C" w14:textId="5B1C7328" w:rsidR="00385D2B" w:rsidRPr="00774DB0" w:rsidRDefault="216B67EE" w:rsidP="00142F09">
            <w:pPr>
              <w:spacing w:before="240" w:after="240" w:line="360" w:lineRule="auto"/>
              <w:jc w:val="both"/>
              <w:rPr>
                <w:rFonts w:ascii="Arial" w:eastAsia="Arial" w:hAnsi="Arial" w:cs="Arial"/>
                <w:lang w:val="es-MX"/>
              </w:rPr>
            </w:pPr>
            <w:r w:rsidRPr="00774DB0">
              <w:rPr>
                <w:rFonts w:ascii="Arial" w:eastAsia="Arial" w:hAnsi="Arial" w:cs="Arial"/>
                <w:lang w:val="es-MX"/>
              </w:rPr>
              <w:t>Hand Talk es una aplicación móvil que traduce texto y voz a lenguaje de señas mediante un avatar animado. Su objetivo es facilitar la comunicación entre personas sordas y oyentes. Aunque es una herramienta innovadora, su funcionamiento está enfocado principalmente en el portugués y el lenguaje de señas brasileño, lo que limita su uso en otros países. Esto refuerza la importancia de desarrollar una aplicación específica para el contexto mexicano.</w:t>
            </w:r>
          </w:p>
        </w:tc>
      </w:tr>
      <w:tr w:rsidR="00D27726" w:rsidRPr="007F6A08" w14:paraId="307A8F5E" w14:textId="77777777" w:rsidTr="00C26A1E">
        <w:trPr>
          <w:trHeight w:val="1253"/>
        </w:trPr>
        <w:tc>
          <w:tcPr>
            <w:tcW w:w="1675" w:type="dxa"/>
          </w:tcPr>
          <w:p w14:paraId="3160465E" w14:textId="77777777" w:rsidR="00D27726" w:rsidRPr="005872EC" w:rsidRDefault="00D27726" w:rsidP="216B67EE">
            <w:pPr>
              <w:pStyle w:val="tableleft"/>
              <w:jc w:val="both"/>
              <w:rPr>
                <w:rFonts w:ascii="Arial" w:eastAsia="Arial" w:hAnsi="Arial" w:cs="Arial"/>
                <w:lang w:val="es-MX"/>
              </w:rPr>
            </w:pPr>
          </w:p>
          <w:p w14:paraId="55784E67" w14:textId="77777777" w:rsidR="00D27726" w:rsidRPr="005872EC" w:rsidRDefault="216B67EE" w:rsidP="00142F09">
            <w:pPr>
              <w:pStyle w:val="Ttulo2"/>
              <w:rPr>
                <w:rFonts w:ascii="Arial" w:eastAsia="Arial" w:hAnsi="Arial" w:cs="Arial"/>
                <w:lang w:val="es-MX"/>
              </w:rPr>
            </w:pPr>
            <w:bookmarkStart w:id="26" w:name="_Toc225414667"/>
            <w:r w:rsidRPr="216B67EE">
              <w:rPr>
                <w:rFonts w:ascii="Arial" w:eastAsia="Arial" w:hAnsi="Arial" w:cs="Arial"/>
                <w:lang w:val="es-MX"/>
              </w:rPr>
              <w:t>Plan de investigación</w:t>
            </w:r>
            <w:bookmarkEnd w:id="26"/>
          </w:p>
        </w:tc>
        <w:tc>
          <w:tcPr>
            <w:tcW w:w="8553" w:type="dxa"/>
            <w:tcBorders>
              <w:top w:val="single" w:sz="8" w:space="0" w:color="auto"/>
              <w:bottom w:val="single" w:sz="8" w:space="0" w:color="auto"/>
            </w:tcBorders>
          </w:tcPr>
          <w:p w14:paraId="3763F8DA" w14:textId="15B881DD" w:rsidR="00760E14" w:rsidRPr="00774DB0" w:rsidRDefault="00760E14" w:rsidP="216B67EE">
            <w:pPr>
              <w:jc w:val="both"/>
              <w:rPr>
                <w:rFonts w:ascii="Arial" w:eastAsia="Arial" w:hAnsi="Arial" w:cs="Arial"/>
                <w:lang w:val="es-MX"/>
              </w:rPr>
            </w:pPr>
          </w:p>
          <w:p w14:paraId="43985D48" w14:textId="4483EE80" w:rsidR="00760E14" w:rsidRPr="00774DB0" w:rsidRDefault="216B67EE" w:rsidP="216B67EE">
            <w:pPr>
              <w:jc w:val="both"/>
              <w:rPr>
                <w:rFonts w:ascii="Arial" w:eastAsia="Arial" w:hAnsi="Arial" w:cs="Arial"/>
                <w:lang w:val="es-MX"/>
              </w:rPr>
            </w:pPr>
            <w:r w:rsidRPr="00774DB0">
              <w:rPr>
                <w:rFonts w:ascii="Arial" w:eastAsia="Arial" w:hAnsi="Arial" w:cs="Arial"/>
                <w:lang w:val="es-MX"/>
              </w:rPr>
              <w:t>1. Definición de la información requerida</w:t>
            </w:r>
          </w:p>
          <w:p w14:paraId="5A5E283A" w14:textId="03DE3C30" w:rsidR="00760E14" w:rsidRPr="00774DB0" w:rsidRDefault="216B67EE" w:rsidP="216B67EE">
            <w:pPr>
              <w:spacing w:before="240" w:after="240"/>
              <w:jc w:val="both"/>
              <w:rPr>
                <w:rFonts w:ascii="Arial" w:eastAsia="Arial" w:hAnsi="Arial" w:cs="Arial"/>
                <w:lang w:val="es-MX"/>
              </w:rPr>
            </w:pPr>
            <w:r w:rsidRPr="00774DB0">
              <w:rPr>
                <w:rFonts w:ascii="Arial" w:eastAsia="Arial" w:hAnsi="Arial" w:cs="Arial"/>
                <w:lang w:val="es-MX"/>
              </w:rPr>
              <w:t>Para el desarrollo del proyecto se identificó la necesidad de obtener información en las siguientes áreas:</w:t>
            </w:r>
          </w:p>
          <w:p w14:paraId="13568647" w14:textId="000B22F6" w:rsidR="00760E14" w:rsidRPr="00774DB0" w:rsidRDefault="216B67EE" w:rsidP="00AA2B8C">
            <w:pPr>
              <w:pStyle w:val="Prrafodelista"/>
              <w:numPr>
                <w:ilvl w:val="0"/>
                <w:numId w:val="4"/>
              </w:numPr>
              <w:spacing w:before="0"/>
              <w:rPr>
                <w:rFonts w:ascii="Arial" w:eastAsia="Arial" w:hAnsi="Arial" w:cs="Arial"/>
                <w:sz w:val="22"/>
                <w:szCs w:val="22"/>
                <w:lang w:val="es-MX"/>
              </w:rPr>
            </w:pPr>
            <w:r w:rsidRPr="00774DB0">
              <w:rPr>
                <w:rFonts w:ascii="Arial" w:eastAsia="Arial" w:hAnsi="Arial" w:cs="Arial"/>
                <w:sz w:val="22"/>
                <w:szCs w:val="22"/>
                <w:lang w:val="es-MX"/>
              </w:rPr>
              <w:t xml:space="preserve">Necesidades de comunicación entre personas sordas y oyentes </w:t>
            </w:r>
          </w:p>
          <w:p w14:paraId="4F2AA97C" w14:textId="51CBD88C" w:rsidR="00760E14" w:rsidRPr="00774DB0" w:rsidRDefault="216B67EE" w:rsidP="00AA2B8C">
            <w:pPr>
              <w:pStyle w:val="Prrafodelista"/>
              <w:numPr>
                <w:ilvl w:val="0"/>
                <w:numId w:val="4"/>
              </w:numPr>
              <w:spacing w:before="0"/>
              <w:rPr>
                <w:rFonts w:ascii="Arial" w:eastAsia="Arial" w:hAnsi="Arial" w:cs="Arial"/>
                <w:sz w:val="22"/>
                <w:szCs w:val="22"/>
                <w:lang w:val="es-MX"/>
              </w:rPr>
            </w:pPr>
            <w:r w:rsidRPr="00774DB0">
              <w:rPr>
                <w:rFonts w:ascii="Arial" w:eastAsia="Arial" w:hAnsi="Arial" w:cs="Arial"/>
                <w:sz w:val="22"/>
                <w:szCs w:val="22"/>
                <w:lang w:val="es-MX"/>
              </w:rPr>
              <w:lastRenderedPageBreak/>
              <w:t xml:space="preserve">Nivel de conocimiento de la Lengua de Señas Mexicana (LSM) </w:t>
            </w:r>
          </w:p>
          <w:p w14:paraId="23B5FEDC" w14:textId="613B1047" w:rsidR="00760E14" w:rsidRPr="00774DB0" w:rsidRDefault="216B67EE" w:rsidP="00AA2B8C">
            <w:pPr>
              <w:pStyle w:val="Prrafodelista"/>
              <w:numPr>
                <w:ilvl w:val="0"/>
                <w:numId w:val="4"/>
              </w:numPr>
              <w:spacing w:before="0"/>
              <w:rPr>
                <w:rFonts w:ascii="Arial" w:eastAsia="Arial" w:hAnsi="Arial" w:cs="Arial"/>
                <w:sz w:val="22"/>
                <w:szCs w:val="22"/>
                <w:lang w:val="es-MX"/>
              </w:rPr>
            </w:pPr>
            <w:r w:rsidRPr="00774DB0">
              <w:rPr>
                <w:rFonts w:ascii="Arial" w:eastAsia="Arial" w:hAnsi="Arial" w:cs="Arial"/>
                <w:sz w:val="22"/>
                <w:szCs w:val="22"/>
                <w:lang w:val="es-MX"/>
              </w:rPr>
              <w:t xml:space="preserve">Dificultades en la comunicación cotidiana </w:t>
            </w:r>
          </w:p>
          <w:p w14:paraId="0AE3F681" w14:textId="6041FBCC" w:rsidR="00760E14" w:rsidRPr="00774DB0" w:rsidRDefault="216B67EE" w:rsidP="00AA2B8C">
            <w:pPr>
              <w:pStyle w:val="Prrafodelista"/>
              <w:numPr>
                <w:ilvl w:val="0"/>
                <w:numId w:val="4"/>
              </w:numPr>
              <w:spacing w:before="0"/>
              <w:rPr>
                <w:rFonts w:ascii="Arial" w:eastAsia="Arial" w:hAnsi="Arial" w:cs="Arial"/>
                <w:sz w:val="22"/>
                <w:szCs w:val="22"/>
                <w:lang w:val="es-MX"/>
              </w:rPr>
            </w:pPr>
            <w:r w:rsidRPr="00774DB0">
              <w:rPr>
                <w:rFonts w:ascii="Arial" w:eastAsia="Arial" w:hAnsi="Arial" w:cs="Arial"/>
                <w:sz w:val="22"/>
                <w:szCs w:val="22"/>
                <w:lang w:val="es-MX"/>
              </w:rPr>
              <w:t xml:space="preserve">Funcionalidades esperadas en una aplicación de traducción </w:t>
            </w:r>
          </w:p>
          <w:p w14:paraId="3DF21E34" w14:textId="74244640" w:rsidR="00760E14" w:rsidRPr="00774DB0" w:rsidRDefault="216B67EE" w:rsidP="00AA2B8C">
            <w:pPr>
              <w:pStyle w:val="Prrafodelista"/>
              <w:numPr>
                <w:ilvl w:val="0"/>
                <w:numId w:val="4"/>
              </w:numPr>
              <w:spacing w:before="0"/>
              <w:rPr>
                <w:rFonts w:ascii="Arial" w:eastAsia="Arial" w:hAnsi="Arial" w:cs="Arial"/>
                <w:sz w:val="22"/>
                <w:szCs w:val="22"/>
                <w:lang w:val="es-MX"/>
              </w:rPr>
            </w:pPr>
            <w:r w:rsidRPr="00774DB0">
              <w:rPr>
                <w:rFonts w:ascii="Arial" w:eastAsia="Arial" w:hAnsi="Arial" w:cs="Arial"/>
                <w:sz w:val="22"/>
                <w:szCs w:val="22"/>
                <w:lang w:val="es-MX"/>
              </w:rPr>
              <w:t>Viabilidad técnica del reconocimiento de señas mediante cámara</w:t>
            </w:r>
            <w:r w:rsidR="00BC3632" w:rsidRPr="00774DB0">
              <w:rPr>
                <w:rFonts w:ascii="Arial" w:hAnsi="Arial" w:cs="Arial"/>
                <w:sz w:val="22"/>
                <w:szCs w:val="22"/>
              </w:rPr>
              <w:br/>
            </w:r>
          </w:p>
          <w:p w14:paraId="52202355" w14:textId="6012962E" w:rsidR="00760E14" w:rsidRPr="00774DB0" w:rsidRDefault="216B67EE" w:rsidP="216B67EE">
            <w:pPr>
              <w:jc w:val="both"/>
              <w:rPr>
                <w:rFonts w:ascii="Arial" w:eastAsia="Arial" w:hAnsi="Arial" w:cs="Arial"/>
                <w:lang w:val="es-MX"/>
              </w:rPr>
            </w:pPr>
            <w:r w:rsidRPr="00774DB0">
              <w:rPr>
                <w:rFonts w:ascii="Arial" w:eastAsia="Arial" w:hAnsi="Arial" w:cs="Arial"/>
                <w:lang w:val="es-MX"/>
              </w:rPr>
              <w:t>2. Fuentes de información</w:t>
            </w:r>
          </w:p>
          <w:p w14:paraId="4D1BE391" w14:textId="6D28B078" w:rsidR="00760E14" w:rsidRPr="00774DB0" w:rsidRDefault="216B67EE" w:rsidP="216B67EE">
            <w:pPr>
              <w:spacing w:before="240" w:after="240"/>
              <w:jc w:val="both"/>
              <w:rPr>
                <w:rFonts w:ascii="Arial" w:eastAsia="Arial" w:hAnsi="Arial" w:cs="Arial"/>
                <w:lang w:val="es-MX"/>
              </w:rPr>
            </w:pPr>
            <w:r w:rsidRPr="00774DB0">
              <w:rPr>
                <w:rFonts w:ascii="Arial" w:eastAsia="Arial" w:hAnsi="Arial" w:cs="Arial"/>
                <w:lang w:val="es-MX"/>
              </w:rPr>
              <w:t>Las fuentes utilizadas para obtener información fueron:</w:t>
            </w:r>
          </w:p>
          <w:p w14:paraId="4CE1DFEC" w14:textId="40A401C1" w:rsidR="00760E14" w:rsidRPr="00774DB0" w:rsidRDefault="216B67EE" w:rsidP="216B67EE">
            <w:pPr>
              <w:jc w:val="both"/>
              <w:rPr>
                <w:rFonts w:ascii="Arial" w:eastAsia="Arial" w:hAnsi="Arial" w:cs="Arial"/>
                <w:lang w:val="es-MX"/>
              </w:rPr>
            </w:pPr>
            <w:r w:rsidRPr="00774DB0">
              <w:rPr>
                <w:rFonts w:ascii="Arial" w:eastAsia="Arial" w:hAnsi="Arial" w:cs="Arial"/>
                <w:lang w:val="es-MX"/>
              </w:rPr>
              <w:t>Fuentes primarias</w:t>
            </w:r>
          </w:p>
          <w:p w14:paraId="2645F429" w14:textId="63E6B885" w:rsidR="00760E14" w:rsidRPr="00774DB0" w:rsidRDefault="216B67EE" w:rsidP="00AA2B8C">
            <w:pPr>
              <w:pStyle w:val="Prrafodelista"/>
              <w:numPr>
                <w:ilvl w:val="0"/>
                <w:numId w:val="3"/>
              </w:numPr>
              <w:spacing w:before="0"/>
              <w:rPr>
                <w:rFonts w:ascii="Arial" w:eastAsia="Arial" w:hAnsi="Arial" w:cs="Arial"/>
                <w:sz w:val="22"/>
                <w:szCs w:val="22"/>
                <w:lang w:val="es-MX"/>
              </w:rPr>
            </w:pPr>
            <w:r w:rsidRPr="00774DB0">
              <w:rPr>
                <w:rFonts w:ascii="Arial" w:eastAsia="Arial" w:hAnsi="Arial" w:cs="Arial"/>
                <w:sz w:val="22"/>
                <w:szCs w:val="22"/>
                <w:lang w:val="es-MX"/>
              </w:rPr>
              <w:t xml:space="preserve">Personas oyentes sin conocimiento de LSM </w:t>
            </w:r>
          </w:p>
          <w:p w14:paraId="077F4ABA" w14:textId="30F6C6BE" w:rsidR="00760E14" w:rsidRPr="00774DB0" w:rsidRDefault="216B67EE" w:rsidP="00AA2B8C">
            <w:pPr>
              <w:pStyle w:val="Prrafodelista"/>
              <w:numPr>
                <w:ilvl w:val="0"/>
                <w:numId w:val="3"/>
              </w:numPr>
              <w:spacing w:before="0"/>
              <w:rPr>
                <w:rFonts w:ascii="Arial" w:eastAsia="Arial" w:hAnsi="Arial" w:cs="Arial"/>
                <w:sz w:val="22"/>
                <w:szCs w:val="22"/>
                <w:lang w:val="es-MX"/>
              </w:rPr>
            </w:pPr>
            <w:r w:rsidRPr="00774DB0">
              <w:rPr>
                <w:rFonts w:ascii="Arial" w:eastAsia="Arial" w:hAnsi="Arial" w:cs="Arial"/>
                <w:sz w:val="22"/>
                <w:szCs w:val="22"/>
                <w:lang w:val="es-MX"/>
              </w:rPr>
              <w:t xml:space="preserve">Posibles usuarios de la aplicación </w:t>
            </w:r>
          </w:p>
          <w:p w14:paraId="1CE3DC70" w14:textId="029A84DF" w:rsidR="00760E14" w:rsidRPr="00774DB0" w:rsidRDefault="216B67EE" w:rsidP="00AA2B8C">
            <w:pPr>
              <w:pStyle w:val="Prrafodelista"/>
              <w:numPr>
                <w:ilvl w:val="0"/>
                <w:numId w:val="3"/>
              </w:numPr>
              <w:spacing w:before="0"/>
              <w:rPr>
                <w:rFonts w:ascii="Arial" w:eastAsia="Arial" w:hAnsi="Arial" w:cs="Arial"/>
                <w:sz w:val="22"/>
                <w:szCs w:val="22"/>
                <w:lang w:val="es-MX"/>
              </w:rPr>
            </w:pPr>
            <w:r w:rsidRPr="00774DB0">
              <w:rPr>
                <w:rFonts w:ascii="Arial" w:eastAsia="Arial" w:hAnsi="Arial" w:cs="Arial"/>
                <w:sz w:val="22"/>
                <w:szCs w:val="22"/>
                <w:lang w:val="es-MX"/>
              </w:rPr>
              <w:t xml:space="preserve">(Opcional) Personas con discapacidad auditiva </w:t>
            </w:r>
          </w:p>
          <w:p w14:paraId="14DC4223" w14:textId="2325B2CE" w:rsidR="00760E14" w:rsidRPr="00774DB0" w:rsidRDefault="216B67EE" w:rsidP="216B67EE">
            <w:pPr>
              <w:jc w:val="both"/>
              <w:rPr>
                <w:rFonts w:ascii="Arial" w:eastAsia="Arial" w:hAnsi="Arial" w:cs="Arial"/>
                <w:lang w:val="es-MX"/>
              </w:rPr>
            </w:pPr>
            <w:r w:rsidRPr="00774DB0">
              <w:rPr>
                <w:rFonts w:ascii="Arial" w:eastAsia="Arial" w:hAnsi="Arial" w:cs="Arial"/>
                <w:lang w:val="es-MX"/>
              </w:rPr>
              <w:t>Fuentes secundarias</w:t>
            </w:r>
          </w:p>
          <w:p w14:paraId="462FA5E0" w14:textId="05DDC56D" w:rsidR="00760E14" w:rsidRPr="00774DB0" w:rsidRDefault="216B67EE" w:rsidP="00AA2B8C">
            <w:pPr>
              <w:pStyle w:val="Prrafodelista"/>
              <w:numPr>
                <w:ilvl w:val="0"/>
                <w:numId w:val="2"/>
              </w:numPr>
              <w:spacing w:before="0"/>
              <w:rPr>
                <w:rFonts w:ascii="Arial" w:eastAsia="Arial" w:hAnsi="Arial" w:cs="Arial"/>
                <w:sz w:val="22"/>
                <w:szCs w:val="22"/>
                <w:lang w:val="es-MX"/>
              </w:rPr>
            </w:pPr>
            <w:r w:rsidRPr="00774DB0">
              <w:rPr>
                <w:rFonts w:ascii="Arial" w:eastAsia="Arial" w:hAnsi="Arial" w:cs="Arial"/>
                <w:sz w:val="22"/>
                <w:szCs w:val="22"/>
                <w:lang w:val="es-MX"/>
              </w:rPr>
              <w:t xml:space="preserve">Artículos científicos y publicaciones académicas </w:t>
            </w:r>
          </w:p>
          <w:p w14:paraId="3B66F411" w14:textId="51702262" w:rsidR="00760E14" w:rsidRPr="00774DB0" w:rsidRDefault="216B67EE" w:rsidP="00AA2B8C">
            <w:pPr>
              <w:pStyle w:val="Prrafodelista"/>
              <w:numPr>
                <w:ilvl w:val="0"/>
                <w:numId w:val="2"/>
              </w:numPr>
              <w:spacing w:before="0"/>
              <w:rPr>
                <w:rFonts w:ascii="Arial" w:eastAsia="Arial" w:hAnsi="Arial" w:cs="Arial"/>
                <w:sz w:val="22"/>
                <w:szCs w:val="22"/>
                <w:lang w:val="es-MX"/>
              </w:rPr>
            </w:pPr>
            <w:r w:rsidRPr="00774DB0">
              <w:rPr>
                <w:rFonts w:ascii="Arial" w:eastAsia="Arial" w:hAnsi="Arial" w:cs="Arial"/>
                <w:sz w:val="22"/>
                <w:szCs w:val="22"/>
                <w:lang w:val="es-MX"/>
              </w:rPr>
              <w:t xml:space="preserve">Documentación técnica sobre visión por computadora e inteligencia artificial </w:t>
            </w:r>
          </w:p>
          <w:p w14:paraId="1CF712F2" w14:textId="58D400D6" w:rsidR="00760E14" w:rsidRPr="00774DB0" w:rsidRDefault="216B67EE" w:rsidP="00AA2B8C">
            <w:pPr>
              <w:pStyle w:val="Prrafodelista"/>
              <w:numPr>
                <w:ilvl w:val="0"/>
                <w:numId w:val="2"/>
              </w:numPr>
              <w:spacing w:before="0"/>
              <w:rPr>
                <w:rFonts w:ascii="Arial" w:eastAsia="Arial" w:hAnsi="Arial" w:cs="Arial"/>
                <w:sz w:val="22"/>
                <w:szCs w:val="22"/>
                <w:lang w:val="es-MX"/>
              </w:rPr>
            </w:pPr>
            <w:r w:rsidRPr="00774DB0">
              <w:rPr>
                <w:rFonts w:ascii="Arial" w:eastAsia="Arial" w:hAnsi="Arial" w:cs="Arial"/>
                <w:sz w:val="22"/>
                <w:szCs w:val="22"/>
                <w:lang w:val="es-MX"/>
              </w:rPr>
              <w:t>Aplicaciones existentes de traducción de lenguaje de señas</w:t>
            </w:r>
            <w:r>
              <w:br/>
            </w:r>
          </w:p>
          <w:p w14:paraId="08A72AC8" w14:textId="07755638" w:rsidR="1FFA26A8" w:rsidRDefault="1FFA26A8" w:rsidP="020F2CF2">
            <w:pPr>
              <w:rPr>
                <w:rFonts w:ascii="Arial" w:eastAsia="Arial" w:hAnsi="Arial" w:cs="Arial"/>
                <w:lang w:val="es-MX"/>
              </w:rPr>
            </w:pPr>
            <w:r w:rsidRPr="020F2CF2">
              <w:rPr>
                <w:rFonts w:ascii="Arial" w:eastAsia="Arial" w:hAnsi="Arial" w:cs="Arial"/>
                <w:lang w:val="es-MX"/>
              </w:rPr>
              <w:t>3. Instrumentos de recolección de información</w:t>
            </w:r>
          </w:p>
          <w:p w14:paraId="6E56A26E" w14:textId="312055FD" w:rsidR="1FFA26A8" w:rsidRPr="005146A6" w:rsidRDefault="1FFA26A8" w:rsidP="020F2CF2">
            <w:pPr>
              <w:spacing w:before="240" w:after="240"/>
              <w:rPr>
                <w:lang w:val="es-MX"/>
              </w:rPr>
            </w:pPr>
            <w:r w:rsidRPr="020F2CF2">
              <w:rPr>
                <w:rFonts w:ascii="Arial" w:eastAsia="Arial" w:hAnsi="Arial" w:cs="Arial"/>
                <w:lang w:val="es-MX"/>
              </w:rPr>
              <w:t>Para la obtención de datos se utilizaron los siguientes instrumentos:</w:t>
            </w:r>
          </w:p>
          <w:p w14:paraId="5DCF593D" w14:textId="60D0FA51" w:rsidR="1FFA26A8" w:rsidRDefault="1FFA26A8" w:rsidP="00AA2B8C">
            <w:pPr>
              <w:pStyle w:val="Prrafodelista"/>
              <w:numPr>
                <w:ilvl w:val="0"/>
                <w:numId w:val="13"/>
              </w:numPr>
              <w:spacing w:before="0"/>
              <w:rPr>
                <w:rFonts w:ascii="Arial" w:eastAsia="Arial" w:hAnsi="Arial" w:cs="Arial"/>
                <w:sz w:val="22"/>
                <w:szCs w:val="22"/>
                <w:lang w:val="es-MX"/>
              </w:rPr>
            </w:pPr>
            <w:r w:rsidRPr="020F2CF2">
              <w:rPr>
                <w:rFonts w:ascii="Arial" w:eastAsia="Arial" w:hAnsi="Arial" w:cs="Arial"/>
                <w:b/>
                <w:bCs/>
                <w:sz w:val="22"/>
                <w:szCs w:val="22"/>
                <w:lang w:val="es-MX"/>
              </w:rPr>
              <w:t>Encuestas</w:t>
            </w:r>
            <w:r w:rsidRPr="020F2CF2">
              <w:rPr>
                <w:rFonts w:ascii="Arial" w:eastAsia="Arial" w:hAnsi="Arial" w:cs="Arial"/>
                <w:sz w:val="22"/>
                <w:szCs w:val="22"/>
                <w:lang w:val="es-MX"/>
              </w:rPr>
              <w:t xml:space="preserve">: dirigidas a personas oyentes para conocer su nivel de conocimiento de LSM y sus necesidades de comunicación </w:t>
            </w:r>
          </w:p>
          <w:p w14:paraId="2DC737D8" w14:textId="2DF56EFD" w:rsidR="1FFA26A8" w:rsidRDefault="1FFA26A8" w:rsidP="00AA2B8C">
            <w:pPr>
              <w:pStyle w:val="Prrafodelista"/>
              <w:numPr>
                <w:ilvl w:val="0"/>
                <w:numId w:val="13"/>
              </w:numPr>
              <w:spacing w:before="0"/>
              <w:rPr>
                <w:rFonts w:ascii="Arial" w:eastAsia="Arial" w:hAnsi="Arial" w:cs="Arial"/>
                <w:sz w:val="22"/>
                <w:szCs w:val="22"/>
                <w:lang w:val="es-MX"/>
              </w:rPr>
            </w:pPr>
            <w:r w:rsidRPr="020F2CF2">
              <w:rPr>
                <w:rFonts w:ascii="Arial" w:eastAsia="Arial" w:hAnsi="Arial" w:cs="Arial"/>
                <w:b/>
                <w:bCs/>
                <w:sz w:val="22"/>
                <w:szCs w:val="22"/>
                <w:lang w:val="es-MX"/>
              </w:rPr>
              <w:t>Entrevistas</w:t>
            </w:r>
            <w:r w:rsidRPr="020F2CF2">
              <w:rPr>
                <w:rFonts w:ascii="Arial" w:eastAsia="Arial" w:hAnsi="Arial" w:cs="Arial"/>
                <w:sz w:val="22"/>
                <w:szCs w:val="22"/>
                <w:lang w:val="es-MX"/>
              </w:rPr>
              <w:t xml:space="preserve">: enfocadas en identificar problemas reales en la interacción entre personas sordas y oyentes </w:t>
            </w:r>
          </w:p>
          <w:p w14:paraId="5CDB9E95" w14:textId="7E9505D5" w:rsidR="1FFA26A8" w:rsidRDefault="1FFA26A8" w:rsidP="00AA2B8C">
            <w:pPr>
              <w:pStyle w:val="Prrafodelista"/>
              <w:numPr>
                <w:ilvl w:val="0"/>
                <w:numId w:val="13"/>
              </w:numPr>
              <w:spacing w:before="0"/>
              <w:rPr>
                <w:rFonts w:ascii="Arial" w:eastAsia="Arial" w:hAnsi="Arial" w:cs="Arial"/>
                <w:sz w:val="22"/>
                <w:szCs w:val="22"/>
                <w:lang w:val="es-MX"/>
              </w:rPr>
            </w:pPr>
            <w:r w:rsidRPr="020F2CF2">
              <w:rPr>
                <w:rFonts w:ascii="Arial" w:eastAsia="Arial" w:hAnsi="Arial" w:cs="Arial"/>
                <w:b/>
                <w:bCs/>
                <w:sz w:val="22"/>
                <w:szCs w:val="22"/>
                <w:lang w:val="es-MX"/>
              </w:rPr>
              <w:t>Observación</w:t>
            </w:r>
            <w:r w:rsidRPr="020F2CF2">
              <w:rPr>
                <w:rFonts w:ascii="Arial" w:eastAsia="Arial" w:hAnsi="Arial" w:cs="Arial"/>
                <w:sz w:val="22"/>
                <w:szCs w:val="22"/>
                <w:lang w:val="es-MX"/>
              </w:rPr>
              <w:t>: análisis de situaciones cotidianas donde existe dificultad de comunicación</w:t>
            </w:r>
          </w:p>
          <w:p w14:paraId="1B63EB16" w14:textId="694106C5" w:rsidR="020F2CF2" w:rsidRDefault="020F2CF2" w:rsidP="020F2CF2">
            <w:pPr>
              <w:spacing w:before="0" w:after="299"/>
              <w:rPr>
                <w:rFonts w:ascii="Arial" w:eastAsia="Arial" w:hAnsi="Arial" w:cs="Arial"/>
                <w:lang w:val="es-MX"/>
              </w:rPr>
            </w:pPr>
            <w:r w:rsidRPr="005146A6">
              <w:rPr>
                <w:lang w:val="es-MX"/>
              </w:rPr>
              <w:br/>
            </w:r>
            <w:r w:rsidR="6F4665DA" w:rsidRPr="020F2CF2">
              <w:rPr>
                <w:rFonts w:ascii="Arial" w:eastAsia="Arial" w:hAnsi="Arial" w:cs="Arial"/>
                <w:lang w:val="es-MX"/>
              </w:rPr>
              <w:t>4. Técnicas de educción de requerimientos</w:t>
            </w:r>
          </w:p>
          <w:p w14:paraId="52C7CBC6" w14:textId="36F1B0D9" w:rsidR="6F4665DA" w:rsidRPr="005146A6" w:rsidRDefault="6F4665DA" w:rsidP="020F2CF2">
            <w:pPr>
              <w:spacing w:before="240" w:after="240"/>
              <w:rPr>
                <w:lang w:val="es-MX"/>
              </w:rPr>
            </w:pPr>
            <w:r w:rsidRPr="020F2CF2">
              <w:rPr>
                <w:rFonts w:ascii="Arial" w:eastAsia="Arial" w:hAnsi="Arial" w:cs="Arial"/>
                <w:lang w:val="es-MX"/>
              </w:rPr>
              <w:t>Las técnicas utilizadas para obtener los requerimientos fueron:</w:t>
            </w:r>
          </w:p>
          <w:p w14:paraId="52558D17" w14:textId="129D0B92" w:rsidR="6F4665DA" w:rsidRDefault="6F4665DA" w:rsidP="00AA2B8C">
            <w:pPr>
              <w:pStyle w:val="Prrafodelista"/>
              <w:numPr>
                <w:ilvl w:val="0"/>
                <w:numId w:val="12"/>
              </w:numPr>
              <w:spacing w:before="0"/>
              <w:rPr>
                <w:rFonts w:ascii="Arial" w:eastAsia="Arial" w:hAnsi="Arial" w:cs="Arial"/>
                <w:sz w:val="22"/>
                <w:szCs w:val="22"/>
                <w:lang w:val="es-MX"/>
              </w:rPr>
            </w:pPr>
            <w:r w:rsidRPr="020F2CF2">
              <w:rPr>
                <w:rFonts w:ascii="Arial" w:eastAsia="Arial" w:hAnsi="Arial" w:cs="Arial"/>
                <w:b/>
                <w:bCs/>
                <w:sz w:val="22"/>
                <w:szCs w:val="22"/>
                <w:lang w:val="es-MX"/>
              </w:rPr>
              <w:t>Entrevistas</w:t>
            </w:r>
            <w:r w:rsidRPr="020F2CF2">
              <w:rPr>
                <w:rFonts w:ascii="Arial" w:eastAsia="Arial" w:hAnsi="Arial" w:cs="Arial"/>
                <w:sz w:val="22"/>
                <w:szCs w:val="22"/>
                <w:lang w:val="es-MX"/>
              </w:rPr>
              <w:t xml:space="preserve"> → para obtener información detallada sobre necesidades específicas </w:t>
            </w:r>
          </w:p>
          <w:p w14:paraId="2B79B6B4" w14:textId="5DF0E60B" w:rsidR="6F4665DA" w:rsidRDefault="6F4665DA" w:rsidP="00AA2B8C">
            <w:pPr>
              <w:pStyle w:val="Prrafodelista"/>
              <w:numPr>
                <w:ilvl w:val="0"/>
                <w:numId w:val="12"/>
              </w:numPr>
              <w:spacing w:before="0"/>
              <w:rPr>
                <w:rFonts w:ascii="Arial" w:eastAsia="Arial" w:hAnsi="Arial" w:cs="Arial"/>
                <w:sz w:val="22"/>
                <w:szCs w:val="22"/>
                <w:lang w:val="es-MX"/>
              </w:rPr>
            </w:pPr>
            <w:r w:rsidRPr="020F2CF2">
              <w:rPr>
                <w:rFonts w:ascii="Arial" w:eastAsia="Arial" w:hAnsi="Arial" w:cs="Arial"/>
                <w:b/>
                <w:bCs/>
                <w:sz w:val="22"/>
                <w:szCs w:val="22"/>
                <w:lang w:val="es-MX"/>
              </w:rPr>
              <w:t>Encuestas</w:t>
            </w:r>
            <w:r w:rsidRPr="020F2CF2">
              <w:rPr>
                <w:rFonts w:ascii="Arial" w:eastAsia="Arial" w:hAnsi="Arial" w:cs="Arial"/>
                <w:sz w:val="22"/>
                <w:szCs w:val="22"/>
                <w:lang w:val="es-MX"/>
              </w:rPr>
              <w:t xml:space="preserve"> → para recolectar datos generales de múltiples usuarios </w:t>
            </w:r>
          </w:p>
          <w:p w14:paraId="226E2A23" w14:textId="176765E8" w:rsidR="6F4665DA" w:rsidRDefault="6F4665DA" w:rsidP="00AA2B8C">
            <w:pPr>
              <w:pStyle w:val="Prrafodelista"/>
              <w:numPr>
                <w:ilvl w:val="0"/>
                <w:numId w:val="12"/>
              </w:numPr>
              <w:spacing w:before="0"/>
              <w:rPr>
                <w:rFonts w:ascii="Arial" w:eastAsia="Arial" w:hAnsi="Arial" w:cs="Arial"/>
                <w:sz w:val="22"/>
                <w:szCs w:val="22"/>
                <w:lang w:val="es-MX"/>
              </w:rPr>
            </w:pPr>
            <w:r w:rsidRPr="020F2CF2">
              <w:rPr>
                <w:rFonts w:ascii="Arial" w:eastAsia="Arial" w:hAnsi="Arial" w:cs="Arial"/>
                <w:b/>
                <w:bCs/>
                <w:sz w:val="22"/>
                <w:szCs w:val="22"/>
                <w:lang w:val="es-MX"/>
              </w:rPr>
              <w:t>Análisis de sistemas existentes</w:t>
            </w:r>
            <w:r w:rsidRPr="020F2CF2">
              <w:rPr>
                <w:rFonts w:ascii="Arial" w:eastAsia="Arial" w:hAnsi="Arial" w:cs="Arial"/>
                <w:sz w:val="22"/>
                <w:szCs w:val="22"/>
                <w:lang w:val="es-MX"/>
              </w:rPr>
              <w:t xml:space="preserve"> → para identificar funcionalidades comunes y áreas de mejora</w:t>
            </w:r>
            <w:r>
              <w:br/>
            </w:r>
          </w:p>
          <w:p w14:paraId="2ADE9403" w14:textId="6478F6A6" w:rsidR="6F4665DA" w:rsidRDefault="6F4665DA" w:rsidP="020F2CF2">
            <w:pPr>
              <w:rPr>
                <w:rFonts w:ascii="Arial" w:eastAsia="Arial" w:hAnsi="Arial" w:cs="Arial"/>
                <w:lang w:val="es-MX"/>
              </w:rPr>
            </w:pPr>
            <w:r w:rsidRPr="020F2CF2">
              <w:rPr>
                <w:rFonts w:ascii="Arial" w:eastAsia="Arial" w:hAnsi="Arial" w:cs="Arial"/>
                <w:lang w:val="es-MX"/>
              </w:rPr>
              <w:t>5. Análisis de la información</w:t>
            </w:r>
          </w:p>
          <w:p w14:paraId="2F555FD7" w14:textId="1D2EDDA0" w:rsidR="6F4665DA" w:rsidRPr="005146A6" w:rsidRDefault="6F4665DA" w:rsidP="020F2CF2">
            <w:pPr>
              <w:spacing w:before="240" w:after="240"/>
              <w:rPr>
                <w:lang w:val="es-MX"/>
              </w:rPr>
            </w:pPr>
            <w:r w:rsidRPr="020F2CF2">
              <w:rPr>
                <w:rFonts w:ascii="Arial" w:eastAsia="Arial" w:hAnsi="Arial" w:cs="Arial"/>
                <w:lang w:val="es-MX"/>
              </w:rPr>
              <w:t>La información obtenida fue analizada mediante:</w:t>
            </w:r>
          </w:p>
          <w:p w14:paraId="64842B9D" w14:textId="052755D7" w:rsidR="6F4665DA" w:rsidRDefault="6F4665DA" w:rsidP="00AA2B8C">
            <w:pPr>
              <w:pStyle w:val="Prrafodelista"/>
              <w:numPr>
                <w:ilvl w:val="0"/>
                <w:numId w:val="11"/>
              </w:numPr>
              <w:spacing w:before="0"/>
              <w:rPr>
                <w:rFonts w:ascii="Arial" w:eastAsia="Arial" w:hAnsi="Arial" w:cs="Arial"/>
                <w:sz w:val="22"/>
                <w:szCs w:val="22"/>
                <w:lang w:val="es-MX"/>
              </w:rPr>
            </w:pPr>
            <w:r w:rsidRPr="020F2CF2">
              <w:rPr>
                <w:rFonts w:ascii="Arial" w:eastAsia="Arial" w:hAnsi="Arial" w:cs="Arial"/>
                <w:b/>
                <w:bCs/>
                <w:sz w:val="22"/>
                <w:szCs w:val="22"/>
                <w:lang w:val="es-MX"/>
              </w:rPr>
              <w:t>Análisis cualitativo</w:t>
            </w:r>
            <w:r w:rsidRPr="020F2CF2">
              <w:rPr>
                <w:rFonts w:ascii="Arial" w:eastAsia="Arial" w:hAnsi="Arial" w:cs="Arial"/>
                <w:sz w:val="22"/>
                <w:szCs w:val="22"/>
                <w:lang w:val="es-MX"/>
              </w:rPr>
              <w:t xml:space="preserve">: interpretación de opiniones y experiencias de los usuarios </w:t>
            </w:r>
          </w:p>
          <w:p w14:paraId="6CCEC531" w14:textId="2525C67B" w:rsidR="6F4665DA" w:rsidRDefault="6F4665DA" w:rsidP="00AA2B8C">
            <w:pPr>
              <w:pStyle w:val="Prrafodelista"/>
              <w:numPr>
                <w:ilvl w:val="0"/>
                <w:numId w:val="11"/>
              </w:numPr>
              <w:spacing w:before="0"/>
              <w:rPr>
                <w:rFonts w:ascii="Arial" w:eastAsia="Arial" w:hAnsi="Arial" w:cs="Arial"/>
                <w:sz w:val="22"/>
                <w:szCs w:val="22"/>
                <w:lang w:val="es-MX"/>
              </w:rPr>
            </w:pPr>
            <w:r w:rsidRPr="020F2CF2">
              <w:rPr>
                <w:rFonts w:ascii="Arial" w:eastAsia="Arial" w:hAnsi="Arial" w:cs="Arial"/>
                <w:b/>
                <w:bCs/>
                <w:sz w:val="22"/>
                <w:szCs w:val="22"/>
                <w:lang w:val="es-MX"/>
              </w:rPr>
              <w:t>Análisis cuantitativo</w:t>
            </w:r>
            <w:r w:rsidRPr="020F2CF2">
              <w:rPr>
                <w:rFonts w:ascii="Arial" w:eastAsia="Arial" w:hAnsi="Arial" w:cs="Arial"/>
                <w:sz w:val="22"/>
                <w:szCs w:val="22"/>
                <w:lang w:val="es-MX"/>
              </w:rPr>
              <w:t xml:space="preserve">: evaluación de resultados de encuestas mediante porcentajes </w:t>
            </w:r>
          </w:p>
          <w:p w14:paraId="6B980525" w14:textId="12256DA5" w:rsidR="6F4665DA" w:rsidRDefault="6F4665DA" w:rsidP="00AA2B8C">
            <w:pPr>
              <w:pStyle w:val="Prrafodelista"/>
              <w:numPr>
                <w:ilvl w:val="0"/>
                <w:numId w:val="11"/>
              </w:numPr>
              <w:spacing w:before="0"/>
              <w:rPr>
                <w:rFonts w:ascii="Arial" w:eastAsia="Arial" w:hAnsi="Arial" w:cs="Arial"/>
                <w:sz w:val="22"/>
                <w:szCs w:val="22"/>
                <w:lang w:val="es-MX"/>
              </w:rPr>
            </w:pPr>
            <w:r w:rsidRPr="020F2CF2">
              <w:rPr>
                <w:rFonts w:ascii="Arial" w:eastAsia="Arial" w:hAnsi="Arial" w:cs="Arial"/>
                <w:b/>
                <w:bCs/>
                <w:sz w:val="22"/>
                <w:szCs w:val="22"/>
                <w:lang w:val="es-MX"/>
              </w:rPr>
              <w:t>Identificación de patrones</w:t>
            </w:r>
            <w:r w:rsidRPr="020F2CF2">
              <w:rPr>
                <w:rFonts w:ascii="Arial" w:eastAsia="Arial" w:hAnsi="Arial" w:cs="Arial"/>
                <w:sz w:val="22"/>
                <w:szCs w:val="22"/>
                <w:lang w:val="es-MX"/>
              </w:rPr>
              <w:t>: detección de problemas comunes en la comunicación</w:t>
            </w:r>
          </w:p>
          <w:p w14:paraId="31AA23B9" w14:textId="5D81EDDF" w:rsidR="020F2CF2" w:rsidRDefault="020F2CF2" w:rsidP="020F2CF2">
            <w:pPr>
              <w:spacing w:before="0"/>
              <w:rPr>
                <w:rFonts w:ascii="Arial" w:eastAsia="Arial" w:hAnsi="Arial" w:cs="Arial"/>
                <w:lang w:val="es-MX"/>
              </w:rPr>
            </w:pPr>
          </w:p>
          <w:p w14:paraId="512F93F8" w14:textId="3C3AD29A" w:rsidR="6F4665DA" w:rsidRDefault="6F4665DA" w:rsidP="020F2CF2">
            <w:pPr>
              <w:rPr>
                <w:rFonts w:ascii="Arial" w:eastAsia="Arial" w:hAnsi="Arial" w:cs="Arial"/>
                <w:lang w:val="es-MX"/>
              </w:rPr>
            </w:pPr>
            <w:r w:rsidRPr="020F2CF2">
              <w:rPr>
                <w:rFonts w:ascii="Arial" w:eastAsia="Arial" w:hAnsi="Arial" w:cs="Arial"/>
                <w:lang w:val="es-MX"/>
              </w:rPr>
              <w:lastRenderedPageBreak/>
              <w:t>7. Transformación de la información en requerimientos</w:t>
            </w:r>
          </w:p>
          <w:p w14:paraId="6FDE6435" w14:textId="7B5206B9" w:rsidR="6F4665DA" w:rsidRPr="005146A6" w:rsidRDefault="6F4665DA" w:rsidP="020F2CF2">
            <w:pPr>
              <w:spacing w:before="240" w:after="240"/>
              <w:rPr>
                <w:lang w:val="es-MX"/>
              </w:rPr>
            </w:pPr>
            <w:r w:rsidRPr="020F2CF2">
              <w:rPr>
                <w:rFonts w:ascii="Arial" w:eastAsia="Arial" w:hAnsi="Arial" w:cs="Arial"/>
                <w:lang w:val="es-MX"/>
              </w:rPr>
              <w:t>A partir del análisis realizado, se definieron los requerimientos del sistema, entre los cuales destacan:</w:t>
            </w:r>
          </w:p>
          <w:p w14:paraId="726ED3C3" w14:textId="10257D62" w:rsidR="6F4665DA" w:rsidRDefault="6F4665DA" w:rsidP="00AA2B8C">
            <w:pPr>
              <w:pStyle w:val="Prrafodelista"/>
              <w:numPr>
                <w:ilvl w:val="0"/>
                <w:numId w:val="10"/>
              </w:numPr>
              <w:spacing w:before="0"/>
              <w:rPr>
                <w:rFonts w:ascii="Arial" w:eastAsia="Arial" w:hAnsi="Arial" w:cs="Arial"/>
                <w:sz w:val="22"/>
                <w:szCs w:val="22"/>
                <w:lang w:val="es-MX"/>
              </w:rPr>
            </w:pPr>
            <w:r w:rsidRPr="020F2CF2">
              <w:rPr>
                <w:rFonts w:ascii="Arial" w:eastAsia="Arial" w:hAnsi="Arial" w:cs="Arial"/>
                <w:sz w:val="22"/>
                <w:szCs w:val="22"/>
                <w:lang w:val="es-MX"/>
              </w:rPr>
              <w:t xml:space="preserve">Traducción de Lengua de Señas Mexicana a texto o voz </w:t>
            </w:r>
          </w:p>
          <w:p w14:paraId="372FE36C" w14:textId="48B16A58" w:rsidR="6F4665DA" w:rsidRDefault="6F4665DA" w:rsidP="00AA2B8C">
            <w:pPr>
              <w:pStyle w:val="Prrafodelista"/>
              <w:numPr>
                <w:ilvl w:val="0"/>
                <w:numId w:val="10"/>
              </w:numPr>
              <w:spacing w:before="0"/>
              <w:rPr>
                <w:rFonts w:ascii="Arial" w:eastAsia="Arial" w:hAnsi="Arial" w:cs="Arial"/>
                <w:sz w:val="22"/>
                <w:szCs w:val="22"/>
                <w:lang w:val="es-MX"/>
              </w:rPr>
            </w:pPr>
            <w:r w:rsidRPr="020F2CF2">
              <w:rPr>
                <w:rFonts w:ascii="Arial" w:eastAsia="Arial" w:hAnsi="Arial" w:cs="Arial"/>
                <w:sz w:val="22"/>
                <w:szCs w:val="22"/>
                <w:lang w:val="es-MX"/>
              </w:rPr>
              <w:t xml:space="preserve">Traducción de texto/voz a señas mediante representación visual </w:t>
            </w:r>
          </w:p>
          <w:p w14:paraId="26E59A83" w14:textId="23F2F707" w:rsidR="6F4665DA" w:rsidRDefault="6F4665DA" w:rsidP="00AA2B8C">
            <w:pPr>
              <w:pStyle w:val="Prrafodelista"/>
              <w:numPr>
                <w:ilvl w:val="0"/>
                <w:numId w:val="10"/>
              </w:numPr>
              <w:spacing w:before="0"/>
              <w:rPr>
                <w:rFonts w:ascii="Arial" w:eastAsia="Arial" w:hAnsi="Arial" w:cs="Arial"/>
                <w:sz w:val="22"/>
                <w:szCs w:val="22"/>
                <w:lang w:val="es-MX"/>
              </w:rPr>
            </w:pPr>
            <w:r w:rsidRPr="020F2CF2">
              <w:rPr>
                <w:rFonts w:ascii="Arial" w:eastAsia="Arial" w:hAnsi="Arial" w:cs="Arial"/>
                <w:sz w:val="22"/>
                <w:szCs w:val="22"/>
                <w:lang w:val="es-MX"/>
              </w:rPr>
              <w:t xml:space="preserve">Uso de la cámara para capturar movimientos en tiempo real </w:t>
            </w:r>
          </w:p>
          <w:p w14:paraId="04DBA294" w14:textId="7CE20A3C" w:rsidR="6F4665DA" w:rsidRDefault="6F4665DA" w:rsidP="00AA2B8C">
            <w:pPr>
              <w:pStyle w:val="Prrafodelista"/>
              <w:numPr>
                <w:ilvl w:val="0"/>
                <w:numId w:val="10"/>
              </w:numPr>
              <w:spacing w:before="0"/>
              <w:rPr>
                <w:rFonts w:ascii="Arial" w:eastAsia="Arial" w:hAnsi="Arial" w:cs="Arial"/>
                <w:sz w:val="22"/>
                <w:szCs w:val="22"/>
                <w:lang w:val="es-MX"/>
              </w:rPr>
            </w:pPr>
            <w:r w:rsidRPr="020F2CF2">
              <w:rPr>
                <w:rFonts w:ascii="Arial" w:eastAsia="Arial" w:hAnsi="Arial" w:cs="Arial"/>
                <w:sz w:val="22"/>
                <w:szCs w:val="22"/>
                <w:lang w:val="es-MX"/>
              </w:rPr>
              <w:t xml:space="preserve">Interfaz intuitiva y accesible </w:t>
            </w:r>
          </w:p>
          <w:p w14:paraId="2A12EEB4" w14:textId="5DC84C0A" w:rsidR="6F4665DA" w:rsidRDefault="6F4665DA" w:rsidP="00AA2B8C">
            <w:pPr>
              <w:pStyle w:val="Prrafodelista"/>
              <w:numPr>
                <w:ilvl w:val="0"/>
                <w:numId w:val="10"/>
              </w:numPr>
              <w:spacing w:before="0"/>
              <w:rPr>
                <w:rFonts w:ascii="Arial" w:eastAsia="Arial" w:hAnsi="Arial" w:cs="Arial"/>
                <w:sz w:val="22"/>
                <w:szCs w:val="22"/>
                <w:lang w:val="es-MX"/>
              </w:rPr>
            </w:pPr>
            <w:r w:rsidRPr="020F2CF2">
              <w:rPr>
                <w:rFonts w:ascii="Arial" w:eastAsia="Arial" w:hAnsi="Arial" w:cs="Arial"/>
                <w:sz w:val="22"/>
                <w:szCs w:val="22"/>
                <w:lang w:val="es-MX"/>
              </w:rPr>
              <w:t xml:space="preserve">Funcionalidad de aprendizaje de señas </w:t>
            </w:r>
          </w:p>
          <w:p w14:paraId="1FE23DB1" w14:textId="5A1092F5" w:rsidR="6F4665DA" w:rsidRPr="005146A6" w:rsidRDefault="6F4665DA" w:rsidP="020F2CF2">
            <w:pPr>
              <w:spacing w:before="240" w:after="240"/>
              <w:rPr>
                <w:lang w:val="es-MX"/>
              </w:rPr>
            </w:pPr>
            <w:r w:rsidRPr="020F2CF2">
              <w:rPr>
                <w:rFonts w:ascii="Arial" w:eastAsia="Arial" w:hAnsi="Arial" w:cs="Arial"/>
                <w:lang w:val="es-MX"/>
              </w:rPr>
              <w:t>Estos requerimientos permitirán desarrollar una aplicación que responda a las necesidades reales de los usuarios y contribuya a mejorar la comunicación inclusiva.</w:t>
            </w:r>
          </w:p>
          <w:p w14:paraId="2C6B8186" w14:textId="13A5792F" w:rsidR="020F2CF2" w:rsidRDefault="020F2CF2" w:rsidP="020F2CF2">
            <w:pPr>
              <w:spacing w:before="0"/>
              <w:rPr>
                <w:rFonts w:ascii="Arial" w:eastAsia="Arial" w:hAnsi="Arial" w:cs="Arial"/>
                <w:lang w:val="es-MX"/>
              </w:rPr>
            </w:pPr>
          </w:p>
          <w:p w14:paraId="46471843" w14:textId="4BA922A0" w:rsidR="00760E14" w:rsidRPr="00774DB0" w:rsidRDefault="00760E14" w:rsidP="216B67EE">
            <w:pPr>
              <w:jc w:val="both"/>
              <w:rPr>
                <w:rFonts w:ascii="Arial" w:eastAsia="Arial" w:hAnsi="Arial" w:cs="Arial"/>
                <w:lang w:val="es-MX"/>
              </w:rPr>
            </w:pPr>
          </w:p>
        </w:tc>
      </w:tr>
      <w:tr w:rsidR="002570B8" w:rsidRPr="007F6A08" w14:paraId="08947628" w14:textId="77777777" w:rsidTr="00C26A1E">
        <w:trPr>
          <w:trHeight w:val="1253"/>
        </w:trPr>
        <w:tc>
          <w:tcPr>
            <w:tcW w:w="1675" w:type="dxa"/>
          </w:tcPr>
          <w:p w14:paraId="152BA153" w14:textId="3C4AA179" w:rsidR="002570B8" w:rsidRDefault="216B67EE" w:rsidP="00142F09">
            <w:pPr>
              <w:pStyle w:val="Ttulo2"/>
              <w:rPr>
                <w:rFonts w:ascii="Arial" w:eastAsia="Arial" w:hAnsi="Arial" w:cs="Arial"/>
                <w:lang w:val="es-MX"/>
              </w:rPr>
            </w:pPr>
            <w:bookmarkStart w:id="27" w:name="_Toc225414668"/>
            <w:r w:rsidRPr="216B67EE">
              <w:rPr>
                <w:rFonts w:ascii="Arial" w:eastAsia="Arial" w:hAnsi="Arial" w:cs="Arial"/>
                <w:lang w:val="es-MX"/>
              </w:rPr>
              <w:lastRenderedPageBreak/>
              <w:t>Plan de actividades</w:t>
            </w:r>
            <w:bookmarkEnd w:id="27"/>
          </w:p>
          <w:p w14:paraId="25D5CCC9" w14:textId="3037D475" w:rsidR="00294F70" w:rsidRDefault="00294F70" w:rsidP="00294F70">
            <w:pPr>
              <w:rPr>
                <w:rFonts w:eastAsia="Arial"/>
                <w:lang w:val="es-MX"/>
              </w:rPr>
            </w:pPr>
          </w:p>
          <w:p w14:paraId="1ABFB159" w14:textId="740EBFFB" w:rsidR="00294F70" w:rsidRDefault="00294F70" w:rsidP="00294F70">
            <w:pPr>
              <w:rPr>
                <w:rFonts w:eastAsia="Arial"/>
                <w:lang w:val="es-MX"/>
              </w:rPr>
            </w:pPr>
          </w:p>
          <w:p w14:paraId="66BE6E04" w14:textId="0E059FF3" w:rsidR="00294F70" w:rsidRDefault="00294F70" w:rsidP="00294F70">
            <w:pPr>
              <w:rPr>
                <w:rFonts w:eastAsia="Arial"/>
                <w:lang w:val="es-MX"/>
              </w:rPr>
            </w:pPr>
          </w:p>
          <w:p w14:paraId="44794064" w14:textId="3E256388" w:rsidR="00294F70" w:rsidRDefault="00294F70" w:rsidP="00294F70">
            <w:pPr>
              <w:rPr>
                <w:rFonts w:eastAsia="Arial"/>
                <w:lang w:val="es-MX"/>
              </w:rPr>
            </w:pPr>
          </w:p>
          <w:p w14:paraId="68DAD87F" w14:textId="7A9F7BA2" w:rsidR="002570B8" w:rsidRPr="00294F70" w:rsidRDefault="002570B8" w:rsidP="00294F70">
            <w:pPr>
              <w:rPr>
                <w:rFonts w:eastAsia="Arial"/>
                <w:lang w:val="es-MX"/>
              </w:rPr>
            </w:pPr>
          </w:p>
        </w:tc>
        <w:tc>
          <w:tcPr>
            <w:tcW w:w="8553" w:type="dxa"/>
            <w:tcBorders>
              <w:top w:val="single" w:sz="8" w:space="0" w:color="auto"/>
              <w:bottom w:val="single" w:sz="8" w:space="0" w:color="auto"/>
            </w:tcBorders>
          </w:tcPr>
          <w:p w14:paraId="353F1AF3" w14:textId="110588DE" w:rsidR="005146A6" w:rsidRDefault="005146A6" w:rsidP="005146A6">
            <w:pPr>
              <w:jc w:val="both"/>
              <w:rPr>
                <w:rFonts w:ascii="Arial" w:eastAsia="Arial" w:hAnsi="Arial" w:cs="Arial"/>
                <w:i/>
                <w:iCs/>
                <w:lang w:val="es-MX"/>
              </w:rPr>
            </w:pPr>
          </w:p>
          <w:p w14:paraId="4086A5D3" w14:textId="7867FEC6" w:rsidR="002570B8" w:rsidRPr="007D2F7C" w:rsidRDefault="008E1559" w:rsidP="216B67EE">
            <w:pPr>
              <w:jc w:val="both"/>
              <w:rPr>
                <w:rFonts w:ascii="Arial" w:eastAsia="Arial" w:hAnsi="Arial" w:cs="Arial"/>
                <w:i/>
                <w:iCs/>
                <w:lang w:val="es-MX"/>
              </w:rPr>
            </w:pPr>
            <w:r>
              <w:rPr>
                <w:rFonts w:ascii="Arial" w:eastAsia="Arial" w:hAnsi="Arial" w:cs="Arial"/>
                <w:i/>
                <w:iCs/>
                <w:lang w:val="es-MX"/>
              </w:rPr>
              <w:t>Anexo</w:t>
            </w:r>
            <w:r w:rsidR="00B40854">
              <w:rPr>
                <w:rFonts w:ascii="Arial" w:eastAsia="Arial" w:hAnsi="Arial" w:cs="Arial"/>
                <w:i/>
                <w:iCs/>
                <w:lang w:val="es-MX"/>
              </w:rPr>
              <w:t xml:space="preserve"> A </w:t>
            </w:r>
            <w:r w:rsidR="005C25E2">
              <w:rPr>
                <w:rFonts w:ascii="Arial" w:eastAsia="Arial" w:hAnsi="Arial" w:cs="Arial"/>
                <w:i/>
                <w:iCs/>
                <w:lang w:val="es-MX"/>
              </w:rPr>
              <w:t>–</w:t>
            </w:r>
            <w:r w:rsidR="00B40854">
              <w:rPr>
                <w:rFonts w:ascii="Arial" w:eastAsia="Arial" w:hAnsi="Arial" w:cs="Arial"/>
                <w:i/>
                <w:iCs/>
                <w:lang w:val="es-MX"/>
              </w:rPr>
              <w:t xml:space="preserve"> </w:t>
            </w:r>
            <w:r w:rsidR="005C25E2">
              <w:rPr>
                <w:rFonts w:ascii="Arial" w:eastAsia="Arial" w:hAnsi="Arial" w:cs="Arial"/>
                <w:i/>
                <w:iCs/>
                <w:lang w:val="es-MX"/>
              </w:rPr>
              <w:t>Plan de Actividades</w:t>
            </w:r>
          </w:p>
        </w:tc>
      </w:tr>
    </w:tbl>
    <w:p w14:paraId="75CEAEE7" w14:textId="6E35B019" w:rsidR="005146A6" w:rsidRDefault="005146A6" w:rsidP="005146A6">
      <w:pPr>
        <w:rPr>
          <w:rFonts w:eastAsia="Arial"/>
          <w:lang w:val="es-MX"/>
        </w:rPr>
      </w:pPr>
      <w:bookmarkStart w:id="28" w:name="_Toc225256991"/>
    </w:p>
    <w:p w14:paraId="1AD4DB9E" w14:textId="79C02CC6" w:rsidR="00F228F5" w:rsidRPr="005146A6" w:rsidRDefault="00F228F5" w:rsidP="005146A6">
      <w:pPr>
        <w:rPr>
          <w:rFonts w:eastAsia="Arial"/>
          <w:lang w:val="es-MX"/>
        </w:rPr>
      </w:pPr>
    </w:p>
    <w:p w14:paraId="4285A297" w14:textId="77777777" w:rsidR="00C82D0E" w:rsidRPr="005872EC" w:rsidRDefault="216B67EE" w:rsidP="216B67EE">
      <w:pPr>
        <w:pStyle w:val="Ttulo1"/>
        <w:jc w:val="both"/>
        <w:rPr>
          <w:rFonts w:eastAsia="Arial" w:cs="Arial"/>
          <w:lang w:val="es-MX"/>
        </w:rPr>
      </w:pPr>
      <w:bookmarkStart w:id="29" w:name="_Toc225414669"/>
      <w:r w:rsidRPr="216B67EE">
        <w:rPr>
          <w:rFonts w:eastAsia="Arial" w:cs="Arial"/>
          <w:lang w:val="es-MX"/>
        </w:rPr>
        <w:t>Conclusiones</w:t>
      </w:r>
      <w:bookmarkEnd w:id="28"/>
      <w:bookmarkEnd w:id="29"/>
    </w:p>
    <w:p w14:paraId="24AB4375" w14:textId="1C82B407" w:rsidR="005146A6" w:rsidRPr="005146A6" w:rsidRDefault="65900988" w:rsidP="002C12B4">
      <w:pPr>
        <w:spacing w:line="360" w:lineRule="auto"/>
        <w:jc w:val="both"/>
        <w:rPr>
          <w:rFonts w:ascii="Arial" w:eastAsia="Arial" w:hAnsi="Arial" w:cs="Arial"/>
          <w:lang w:val="es-MX"/>
        </w:rPr>
      </w:pPr>
      <w:r w:rsidRPr="22EBE3C0">
        <w:rPr>
          <w:rFonts w:ascii="Arial" w:eastAsia="Arial" w:hAnsi="Arial" w:cs="Arial"/>
          <w:lang w:val="es-MX"/>
        </w:rPr>
        <w:t>En conclusión, el desarrollo del proyecto MY TALKING HANDS surge como una respuesta innovadora ante una problemática real que afecta la comunicación entre personas sordas y oyentes. A lo largo del documento se ha identificado la necesidad de crear una herramienta tecnológica que permita reducir estas barreras, aprovechando el potencial de la inteligencia artificial y la visión por computadora para facilitar la interacción en tiempo real.</w:t>
      </w:r>
      <w:r w:rsidR="101B1B08" w:rsidRPr="22EBE3C0">
        <w:rPr>
          <w:rFonts w:ascii="Arial" w:eastAsia="Arial" w:hAnsi="Arial" w:cs="Arial"/>
          <w:lang w:val="es-MX"/>
        </w:rPr>
        <w:t xml:space="preserve"> </w:t>
      </w:r>
      <w:r w:rsidRPr="22EBE3C0">
        <w:rPr>
          <w:rFonts w:ascii="Arial" w:eastAsia="Arial" w:hAnsi="Arial" w:cs="Arial"/>
          <w:lang w:val="es-MX"/>
        </w:rPr>
        <w:t xml:space="preserve">Asimismo, se ha demostrado que el proyecto no solo tiene un impacto social significativo, sino que también es viable desde el punto de vista técnico y metodológico, al contar con un plan de investigación, definición de requerimientos y una estructura clara de desarrollo. Las funcionalidades propuestas, así como el enfoque en la experiencia del usuario, permiten asegurar que la aplicación pueda adaptarse a distintos contextos y necesidades, promoviendo tanto la comunicación como el aprendizaje de la Lengua de Señas Mexicana. La planificación de actividades, tiempos y recursos muestra que el proyecto puede llevarse a cabo de manera organizada, contemplando cada etapa desde el análisis hasta las pruebas de usabilidad. Esto garantiza un proceso de desarrollo estructurado que incrementa las probabilidades de éxito del sistema. </w:t>
      </w:r>
    </w:p>
    <w:p w14:paraId="28C3AC56" w14:textId="638ACE96" w:rsidR="0F96371F" w:rsidRDefault="0F96371F" w:rsidP="002C12B4">
      <w:pPr>
        <w:spacing w:line="360" w:lineRule="auto"/>
        <w:jc w:val="both"/>
        <w:rPr>
          <w:rFonts w:ascii="Arial" w:eastAsia="Arial" w:hAnsi="Arial" w:cs="Arial"/>
          <w:lang w:val="es-MX"/>
        </w:rPr>
      </w:pPr>
    </w:p>
    <w:p w14:paraId="7DD5FE4A" w14:textId="24FCFA62" w:rsidR="005146A6" w:rsidRPr="005146A6" w:rsidRDefault="65900988" w:rsidP="002C12B4">
      <w:pPr>
        <w:spacing w:line="360" w:lineRule="auto"/>
        <w:jc w:val="both"/>
        <w:rPr>
          <w:rFonts w:ascii="Arial" w:eastAsia="Arial" w:hAnsi="Arial" w:cs="Arial"/>
          <w:lang w:val="es-MX"/>
        </w:rPr>
      </w:pPr>
      <w:r w:rsidRPr="22EBE3C0">
        <w:rPr>
          <w:rFonts w:ascii="Arial" w:eastAsia="Arial" w:hAnsi="Arial" w:cs="Arial"/>
          <w:lang w:val="es-MX"/>
        </w:rPr>
        <w:t>Este proyecto representa una oportunidad para contribuir a una sociedad más inclusiva, donde la tecnología actúe como un puente que conecte a las personas, reduzca desigualdades y mejore la calidad de vida. No obstante, quedan abiertas oportunidades de mejora y expansión futura, como la incorporación de más señas, optimización del reconocimiento y ampliación a otros contextos lingüísticos, lo que permitirá seguir fortaleciendo su impacto a largo plazo.</w:t>
      </w:r>
    </w:p>
    <w:p w14:paraId="20411577" w14:textId="77777777" w:rsidR="004256B1" w:rsidRDefault="004256B1" w:rsidP="216B67EE">
      <w:pPr>
        <w:jc w:val="both"/>
        <w:rPr>
          <w:rFonts w:ascii="Arial" w:eastAsia="Arial" w:hAnsi="Arial" w:cs="Arial"/>
          <w:color w:val="8064A2" w:themeColor="accent4"/>
          <w:lang w:val="es-MX"/>
        </w:rPr>
      </w:pPr>
    </w:p>
    <w:p w14:paraId="407E3116" w14:textId="77777777" w:rsidR="004256B1" w:rsidRDefault="004256B1" w:rsidP="216B67EE">
      <w:pPr>
        <w:jc w:val="both"/>
        <w:rPr>
          <w:rFonts w:ascii="Arial" w:eastAsia="Arial" w:hAnsi="Arial" w:cs="Arial"/>
          <w:color w:val="8064A2" w:themeColor="accent4"/>
          <w:lang w:val="es-MX"/>
        </w:rPr>
      </w:pPr>
    </w:p>
    <w:p w14:paraId="4779764A" w14:textId="77777777" w:rsidR="00D76266" w:rsidRDefault="00D76266" w:rsidP="216B67EE">
      <w:pPr>
        <w:jc w:val="both"/>
        <w:rPr>
          <w:rFonts w:ascii="Arial" w:eastAsia="Arial" w:hAnsi="Arial" w:cs="Arial"/>
          <w:color w:val="8064A2" w:themeColor="accent4"/>
          <w:lang w:val="es-MX"/>
        </w:rPr>
      </w:pPr>
    </w:p>
    <w:p w14:paraId="53CB6E54" w14:textId="77777777" w:rsidR="00D76266" w:rsidRDefault="00D76266" w:rsidP="216B67EE">
      <w:pPr>
        <w:jc w:val="both"/>
        <w:rPr>
          <w:rFonts w:ascii="Arial" w:eastAsia="Arial" w:hAnsi="Arial" w:cs="Arial"/>
          <w:color w:val="8064A2" w:themeColor="accent4"/>
          <w:lang w:val="es-MX"/>
        </w:rPr>
      </w:pPr>
    </w:p>
    <w:p w14:paraId="47D33820" w14:textId="77777777" w:rsidR="00D76266" w:rsidRDefault="00D76266" w:rsidP="216B67EE">
      <w:pPr>
        <w:jc w:val="both"/>
        <w:rPr>
          <w:rFonts w:ascii="Arial" w:eastAsia="Arial" w:hAnsi="Arial" w:cs="Arial"/>
          <w:color w:val="8064A2" w:themeColor="accent4"/>
          <w:lang w:val="es-MX"/>
        </w:rPr>
      </w:pPr>
    </w:p>
    <w:p w14:paraId="2D3D0401" w14:textId="77777777" w:rsidR="00D76266" w:rsidRDefault="00D76266" w:rsidP="216B67EE">
      <w:pPr>
        <w:jc w:val="both"/>
        <w:rPr>
          <w:rFonts w:ascii="Arial" w:eastAsia="Arial" w:hAnsi="Arial" w:cs="Arial"/>
          <w:color w:val="8064A2" w:themeColor="accent4"/>
          <w:lang w:val="es-MX"/>
        </w:rPr>
      </w:pPr>
    </w:p>
    <w:p w14:paraId="6A44F994" w14:textId="77777777" w:rsidR="00D76266" w:rsidRDefault="00D76266" w:rsidP="216B67EE">
      <w:pPr>
        <w:jc w:val="both"/>
        <w:rPr>
          <w:rFonts w:ascii="Arial" w:eastAsia="Arial" w:hAnsi="Arial" w:cs="Arial"/>
          <w:color w:val="8064A2" w:themeColor="accent4"/>
          <w:lang w:val="es-MX"/>
        </w:rPr>
      </w:pPr>
    </w:p>
    <w:p w14:paraId="4DF80B91" w14:textId="77777777" w:rsidR="00D76266" w:rsidRDefault="00D76266" w:rsidP="216B67EE">
      <w:pPr>
        <w:jc w:val="both"/>
        <w:rPr>
          <w:rFonts w:ascii="Arial" w:eastAsia="Arial" w:hAnsi="Arial" w:cs="Arial"/>
          <w:color w:val="8064A2" w:themeColor="accent4"/>
          <w:lang w:val="es-MX"/>
        </w:rPr>
      </w:pPr>
    </w:p>
    <w:p w14:paraId="23B095D6" w14:textId="77777777" w:rsidR="00D76266" w:rsidRDefault="00D76266" w:rsidP="216B67EE">
      <w:pPr>
        <w:jc w:val="both"/>
        <w:rPr>
          <w:rFonts w:ascii="Arial" w:eastAsia="Arial" w:hAnsi="Arial" w:cs="Arial"/>
          <w:color w:val="8064A2" w:themeColor="accent4"/>
          <w:lang w:val="es-MX"/>
        </w:rPr>
      </w:pPr>
    </w:p>
    <w:p w14:paraId="31B7DBED" w14:textId="77777777" w:rsidR="00D76266" w:rsidRDefault="00D76266" w:rsidP="216B67EE">
      <w:pPr>
        <w:jc w:val="both"/>
        <w:rPr>
          <w:rFonts w:ascii="Arial" w:eastAsia="Arial" w:hAnsi="Arial" w:cs="Arial"/>
          <w:color w:val="8064A2" w:themeColor="accent4"/>
          <w:lang w:val="es-MX"/>
        </w:rPr>
      </w:pPr>
    </w:p>
    <w:p w14:paraId="52CE998D" w14:textId="77777777" w:rsidR="00D76266" w:rsidRDefault="00D76266" w:rsidP="216B67EE">
      <w:pPr>
        <w:jc w:val="both"/>
        <w:rPr>
          <w:rFonts w:ascii="Arial" w:eastAsia="Arial" w:hAnsi="Arial" w:cs="Arial"/>
          <w:color w:val="8064A2" w:themeColor="accent4"/>
          <w:lang w:val="es-MX"/>
        </w:rPr>
      </w:pPr>
    </w:p>
    <w:p w14:paraId="34DCFB96" w14:textId="77777777" w:rsidR="00D76266" w:rsidRDefault="00D76266" w:rsidP="216B67EE">
      <w:pPr>
        <w:jc w:val="both"/>
        <w:rPr>
          <w:rFonts w:ascii="Arial" w:eastAsia="Arial" w:hAnsi="Arial" w:cs="Arial"/>
          <w:color w:val="8064A2" w:themeColor="accent4"/>
          <w:lang w:val="es-MX"/>
        </w:rPr>
      </w:pPr>
    </w:p>
    <w:p w14:paraId="21D25E92" w14:textId="77777777" w:rsidR="00D76266" w:rsidRDefault="00D76266" w:rsidP="216B67EE">
      <w:pPr>
        <w:jc w:val="both"/>
        <w:rPr>
          <w:rFonts w:ascii="Arial" w:eastAsia="Arial" w:hAnsi="Arial" w:cs="Arial"/>
          <w:color w:val="8064A2" w:themeColor="accent4"/>
          <w:lang w:val="es-MX"/>
        </w:rPr>
      </w:pPr>
    </w:p>
    <w:p w14:paraId="194E1F36" w14:textId="77777777" w:rsidR="00D76266" w:rsidRDefault="00D76266" w:rsidP="216B67EE">
      <w:pPr>
        <w:jc w:val="both"/>
        <w:rPr>
          <w:rFonts w:ascii="Arial" w:eastAsia="Arial" w:hAnsi="Arial" w:cs="Arial"/>
          <w:color w:val="8064A2" w:themeColor="accent4"/>
          <w:lang w:val="es-MX"/>
        </w:rPr>
      </w:pPr>
    </w:p>
    <w:p w14:paraId="37DC13A5" w14:textId="77777777" w:rsidR="00D76266" w:rsidRDefault="00D76266" w:rsidP="216B67EE">
      <w:pPr>
        <w:jc w:val="both"/>
        <w:rPr>
          <w:rFonts w:ascii="Arial" w:eastAsia="Arial" w:hAnsi="Arial" w:cs="Arial"/>
          <w:color w:val="8064A2" w:themeColor="accent4"/>
          <w:lang w:val="es-MX"/>
        </w:rPr>
      </w:pPr>
    </w:p>
    <w:p w14:paraId="0D6CA83B" w14:textId="77777777" w:rsidR="00D76266" w:rsidRDefault="00D76266" w:rsidP="216B67EE">
      <w:pPr>
        <w:jc w:val="both"/>
        <w:rPr>
          <w:rFonts w:ascii="Arial" w:eastAsia="Arial" w:hAnsi="Arial" w:cs="Arial"/>
          <w:color w:val="8064A2" w:themeColor="accent4"/>
          <w:lang w:val="es-MX"/>
        </w:rPr>
      </w:pPr>
    </w:p>
    <w:p w14:paraId="3E190EDA" w14:textId="77777777" w:rsidR="00D76266" w:rsidRDefault="00D76266" w:rsidP="216B67EE">
      <w:pPr>
        <w:jc w:val="both"/>
        <w:rPr>
          <w:rFonts w:ascii="Arial" w:eastAsia="Arial" w:hAnsi="Arial" w:cs="Arial"/>
          <w:color w:val="8064A2" w:themeColor="accent4"/>
          <w:lang w:val="es-MX"/>
        </w:rPr>
      </w:pPr>
    </w:p>
    <w:p w14:paraId="6FCA74C4" w14:textId="77777777" w:rsidR="00D76266" w:rsidRDefault="00D76266" w:rsidP="216B67EE">
      <w:pPr>
        <w:jc w:val="both"/>
        <w:rPr>
          <w:rFonts w:ascii="Arial" w:eastAsia="Arial" w:hAnsi="Arial" w:cs="Arial"/>
          <w:color w:val="8064A2" w:themeColor="accent4"/>
          <w:lang w:val="es-MX"/>
        </w:rPr>
      </w:pPr>
    </w:p>
    <w:p w14:paraId="0B6DD2F7" w14:textId="77777777" w:rsidR="00D76266" w:rsidRDefault="00D76266" w:rsidP="216B67EE">
      <w:pPr>
        <w:jc w:val="both"/>
        <w:rPr>
          <w:rFonts w:ascii="Arial" w:eastAsia="Arial" w:hAnsi="Arial" w:cs="Arial"/>
          <w:color w:val="8064A2" w:themeColor="accent4"/>
          <w:lang w:val="es-MX"/>
        </w:rPr>
      </w:pPr>
    </w:p>
    <w:p w14:paraId="1963F67D" w14:textId="77777777" w:rsidR="00D76266" w:rsidRDefault="00D76266" w:rsidP="216B67EE">
      <w:pPr>
        <w:jc w:val="both"/>
        <w:rPr>
          <w:rFonts w:ascii="Arial" w:eastAsia="Arial" w:hAnsi="Arial" w:cs="Arial"/>
          <w:color w:val="8064A2" w:themeColor="accent4"/>
          <w:lang w:val="es-MX"/>
        </w:rPr>
      </w:pPr>
    </w:p>
    <w:p w14:paraId="66DF886F" w14:textId="77777777" w:rsidR="00D76266" w:rsidRDefault="00D76266" w:rsidP="216B67EE">
      <w:pPr>
        <w:jc w:val="both"/>
        <w:rPr>
          <w:rFonts w:ascii="Arial" w:eastAsia="Arial" w:hAnsi="Arial" w:cs="Arial"/>
          <w:color w:val="8064A2" w:themeColor="accent4"/>
          <w:lang w:val="es-MX"/>
        </w:rPr>
      </w:pPr>
    </w:p>
    <w:p w14:paraId="1F76133E" w14:textId="77777777" w:rsidR="00D76266" w:rsidRDefault="00D76266" w:rsidP="216B67EE">
      <w:pPr>
        <w:jc w:val="both"/>
        <w:rPr>
          <w:rFonts w:ascii="Arial" w:eastAsia="Arial" w:hAnsi="Arial" w:cs="Arial"/>
          <w:color w:val="8064A2" w:themeColor="accent4"/>
          <w:lang w:val="es-MX"/>
        </w:rPr>
      </w:pPr>
    </w:p>
    <w:p w14:paraId="46C6F124" w14:textId="77777777" w:rsidR="00D76266" w:rsidRDefault="00D76266" w:rsidP="216B67EE">
      <w:pPr>
        <w:jc w:val="both"/>
        <w:rPr>
          <w:rFonts w:ascii="Arial" w:eastAsia="Arial" w:hAnsi="Arial" w:cs="Arial"/>
          <w:color w:val="8064A2" w:themeColor="accent4"/>
          <w:lang w:val="es-MX"/>
        </w:rPr>
      </w:pPr>
    </w:p>
    <w:p w14:paraId="6641B242" w14:textId="77777777" w:rsidR="00D76266" w:rsidRDefault="00D76266" w:rsidP="216B67EE">
      <w:pPr>
        <w:jc w:val="both"/>
        <w:rPr>
          <w:rFonts w:ascii="Arial" w:eastAsia="Arial" w:hAnsi="Arial" w:cs="Arial"/>
          <w:color w:val="8064A2" w:themeColor="accent4"/>
          <w:lang w:val="es-MX"/>
        </w:rPr>
      </w:pPr>
    </w:p>
    <w:p w14:paraId="6D360F2B" w14:textId="77777777" w:rsidR="00D76266" w:rsidRDefault="00D76266" w:rsidP="216B67EE">
      <w:pPr>
        <w:jc w:val="both"/>
        <w:rPr>
          <w:rFonts w:ascii="Arial" w:eastAsia="Arial" w:hAnsi="Arial" w:cs="Arial"/>
          <w:color w:val="8064A2" w:themeColor="accent4"/>
          <w:lang w:val="es-MX"/>
        </w:rPr>
      </w:pPr>
    </w:p>
    <w:p w14:paraId="2CDDB77F" w14:textId="77777777" w:rsidR="00D76266" w:rsidRDefault="00D76266" w:rsidP="216B67EE">
      <w:pPr>
        <w:jc w:val="both"/>
        <w:rPr>
          <w:rFonts w:ascii="Arial" w:eastAsia="Arial" w:hAnsi="Arial" w:cs="Arial"/>
          <w:color w:val="8064A2" w:themeColor="accent4"/>
          <w:lang w:val="es-MX"/>
        </w:rPr>
      </w:pPr>
    </w:p>
    <w:p w14:paraId="2054C2EC" w14:textId="77777777" w:rsidR="00D76266" w:rsidRDefault="00D76266" w:rsidP="216B67EE">
      <w:pPr>
        <w:jc w:val="both"/>
        <w:rPr>
          <w:rFonts w:ascii="Arial" w:eastAsia="Arial" w:hAnsi="Arial" w:cs="Arial"/>
          <w:color w:val="8064A2" w:themeColor="accent4"/>
          <w:lang w:val="es-MX"/>
        </w:rPr>
      </w:pPr>
    </w:p>
    <w:p w14:paraId="5504E3B0" w14:textId="77777777" w:rsidR="00D76266" w:rsidRDefault="00D76266" w:rsidP="216B67EE">
      <w:pPr>
        <w:jc w:val="both"/>
        <w:rPr>
          <w:rFonts w:ascii="Arial" w:eastAsia="Arial" w:hAnsi="Arial" w:cs="Arial"/>
          <w:color w:val="8064A2" w:themeColor="accent4"/>
          <w:lang w:val="es-MX"/>
        </w:rPr>
      </w:pPr>
    </w:p>
    <w:p w14:paraId="07B1ACEA" w14:textId="77777777" w:rsidR="00D76266" w:rsidRDefault="00D76266" w:rsidP="216B67EE">
      <w:pPr>
        <w:jc w:val="both"/>
        <w:rPr>
          <w:rFonts w:ascii="Arial" w:eastAsia="Arial" w:hAnsi="Arial" w:cs="Arial"/>
          <w:color w:val="8064A2" w:themeColor="accent4"/>
          <w:lang w:val="es-MX"/>
        </w:rPr>
      </w:pPr>
    </w:p>
    <w:p w14:paraId="1A72C4BA" w14:textId="77777777" w:rsidR="00D76266" w:rsidRDefault="00D76266" w:rsidP="216B67EE">
      <w:pPr>
        <w:jc w:val="both"/>
        <w:rPr>
          <w:rFonts w:ascii="Arial" w:eastAsia="Arial" w:hAnsi="Arial" w:cs="Arial"/>
          <w:color w:val="8064A2" w:themeColor="accent4"/>
          <w:lang w:val="es-MX"/>
        </w:rPr>
      </w:pPr>
    </w:p>
    <w:p w14:paraId="38E9AEFB" w14:textId="77777777" w:rsidR="00D76266" w:rsidRDefault="00D76266" w:rsidP="216B67EE">
      <w:pPr>
        <w:jc w:val="both"/>
        <w:rPr>
          <w:rFonts w:ascii="Arial" w:eastAsia="Arial" w:hAnsi="Arial" w:cs="Arial"/>
          <w:color w:val="8064A2" w:themeColor="accent4"/>
          <w:lang w:val="es-MX"/>
        </w:rPr>
      </w:pPr>
    </w:p>
    <w:p w14:paraId="00951583" w14:textId="77777777" w:rsidR="00D76266" w:rsidRDefault="00D76266" w:rsidP="216B67EE">
      <w:pPr>
        <w:jc w:val="both"/>
        <w:rPr>
          <w:rFonts w:ascii="Arial" w:eastAsia="Arial" w:hAnsi="Arial" w:cs="Arial"/>
          <w:color w:val="8064A2" w:themeColor="accent4"/>
          <w:lang w:val="es-MX"/>
        </w:rPr>
      </w:pPr>
    </w:p>
    <w:p w14:paraId="722BC528" w14:textId="77777777" w:rsidR="00D76266" w:rsidRDefault="00D76266" w:rsidP="216B67EE">
      <w:pPr>
        <w:jc w:val="both"/>
        <w:rPr>
          <w:rFonts w:ascii="Arial" w:eastAsia="Arial" w:hAnsi="Arial" w:cs="Arial"/>
          <w:color w:val="8064A2" w:themeColor="accent4"/>
          <w:lang w:val="es-MX"/>
        </w:rPr>
      </w:pPr>
    </w:p>
    <w:p w14:paraId="32B46F7E" w14:textId="77777777" w:rsidR="00D76266" w:rsidRDefault="00D76266" w:rsidP="216B67EE">
      <w:pPr>
        <w:jc w:val="both"/>
        <w:rPr>
          <w:rFonts w:ascii="Arial" w:eastAsia="Arial" w:hAnsi="Arial" w:cs="Arial"/>
          <w:color w:val="8064A2" w:themeColor="accent4"/>
          <w:lang w:val="es-MX"/>
        </w:rPr>
      </w:pPr>
    </w:p>
    <w:p w14:paraId="015C169A" w14:textId="77777777" w:rsidR="00D76266" w:rsidRDefault="00D76266" w:rsidP="216B67EE">
      <w:pPr>
        <w:jc w:val="both"/>
        <w:rPr>
          <w:rFonts w:ascii="Arial" w:eastAsia="Arial" w:hAnsi="Arial" w:cs="Arial"/>
          <w:color w:val="8064A2" w:themeColor="accent4"/>
          <w:lang w:val="es-MX"/>
        </w:rPr>
      </w:pPr>
    </w:p>
    <w:p w14:paraId="3B8E104D" w14:textId="77777777" w:rsidR="00D76266" w:rsidRDefault="00D76266" w:rsidP="216B67EE">
      <w:pPr>
        <w:jc w:val="both"/>
        <w:rPr>
          <w:rFonts w:ascii="Arial" w:eastAsia="Arial" w:hAnsi="Arial" w:cs="Arial"/>
          <w:color w:val="8064A2" w:themeColor="accent4"/>
          <w:lang w:val="es-MX"/>
        </w:rPr>
      </w:pPr>
    </w:p>
    <w:p w14:paraId="2362A346" w14:textId="77777777" w:rsidR="00D76266" w:rsidRDefault="00D76266" w:rsidP="216B67EE">
      <w:pPr>
        <w:jc w:val="both"/>
        <w:rPr>
          <w:rFonts w:ascii="Arial" w:eastAsia="Arial" w:hAnsi="Arial" w:cs="Arial"/>
          <w:color w:val="8064A2" w:themeColor="accent4"/>
          <w:lang w:val="es-MX"/>
        </w:rPr>
      </w:pPr>
    </w:p>
    <w:p w14:paraId="1FF18E00" w14:textId="77777777" w:rsidR="00D76266" w:rsidRDefault="00D76266" w:rsidP="216B67EE">
      <w:pPr>
        <w:jc w:val="both"/>
        <w:rPr>
          <w:rFonts w:ascii="Arial" w:eastAsia="Arial" w:hAnsi="Arial" w:cs="Arial"/>
          <w:color w:val="8064A2" w:themeColor="accent4"/>
          <w:lang w:val="es-MX"/>
        </w:rPr>
      </w:pPr>
    </w:p>
    <w:p w14:paraId="319DF306" w14:textId="77777777" w:rsidR="00D76266" w:rsidRDefault="00D76266" w:rsidP="216B67EE">
      <w:pPr>
        <w:jc w:val="both"/>
        <w:rPr>
          <w:rFonts w:ascii="Arial" w:eastAsia="Arial" w:hAnsi="Arial" w:cs="Arial"/>
          <w:color w:val="8064A2" w:themeColor="accent4"/>
          <w:lang w:val="es-MX"/>
        </w:rPr>
      </w:pPr>
    </w:p>
    <w:p w14:paraId="54E37FEC" w14:textId="77777777" w:rsidR="00D76266" w:rsidRDefault="00D76266" w:rsidP="216B67EE">
      <w:pPr>
        <w:jc w:val="both"/>
        <w:rPr>
          <w:rFonts w:ascii="Arial" w:eastAsia="Arial" w:hAnsi="Arial" w:cs="Arial"/>
          <w:color w:val="8064A2" w:themeColor="accent4"/>
          <w:lang w:val="es-MX"/>
        </w:rPr>
      </w:pPr>
    </w:p>
    <w:p w14:paraId="029F6F25" w14:textId="77777777" w:rsidR="00D76266" w:rsidRDefault="00D76266" w:rsidP="216B67EE">
      <w:pPr>
        <w:jc w:val="both"/>
        <w:rPr>
          <w:rFonts w:ascii="Arial" w:eastAsia="Arial" w:hAnsi="Arial" w:cs="Arial"/>
          <w:color w:val="8064A2" w:themeColor="accent4"/>
          <w:lang w:val="es-MX"/>
        </w:rPr>
      </w:pPr>
    </w:p>
    <w:p w14:paraId="39E98446" w14:textId="77777777" w:rsidR="00D76266" w:rsidRDefault="00D76266" w:rsidP="216B67EE">
      <w:pPr>
        <w:jc w:val="both"/>
        <w:rPr>
          <w:rFonts w:ascii="Arial" w:eastAsia="Arial" w:hAnsi="Arial" w:cs="Arial"/>
          <w:color w:val="8064A2" w:themeColor="accent4"/>
          <w:lang w:val="es-MX"/>
        </w:rPr>
      </w:pPr>
    </w:p>
    <w:p w14:paraId="212C996C" w14:textId="77777777" w:rsidR="00D76266" w:rsidRDefault="00D76266" w:rsidP="216B67EE">
      <w:pPr>
        <w:jc w:val="both"/>
        <w:rPr>
          <w:rFonts w:ascii="Arial" w:eastAsia="Arial" w:hAnsi="Arial" w:cs="Arial"/>
          <w:color w:val="8064A2" w:themeColor="accent4"/>
          <w:lang w:val="es-MX"/>
        </w:rPr>
      </w:pPr>
    </w:p>
    <w:p w14:paraId="46F301EC" w14:textId="03F21EBC" w:rsidR="004256B1" w:rsidRPr="007F6A08" w:rsidRDefault="00D76266" w:rsidP="0045761D">
      <w:pPr>
        <w:pStyle w:val="Ttulo1"/>
        <w:jc w:val="both"/>
        <w:rPr>
          <w:rFonts w:eastAsia="Arial" w:cs="Arial"/>
        </w:rPr>
      </w:pPr>
      <w:bookmarkStart w:id="30" w:name="_Toc225414670"/>
      <w:proofErr w:type="spellStart"/>
      <w:r w:rsidRPr="007F6A08">
        <w:rPr>
          <w:rFonts w:eastAsia="Arial" w:cs="Arial"/>
        </w:rPr>
        <w:lastRenderedPageBreak/>
        <w:t>Bibliografía</w:t>
      </w:r>
      <w:bookmarkEnd w:id="30"/>
      <w:proofErr w:type="spellEnd"/>
    </w:p>
    <w:p w14:paraId="20C0FD85" w14:textId="77777777" w:rsidR="00D76266" w:rsidRPr="00D76266" w:rsidRDefault="00D76266" w:rsidP="00D76266">
      <w:pPr>
        <w:spacing w:line="360" w:lineRule="auto"/>
        <w:ind w:left="709" w:hanging="709"/>
        <w:jc w:val="both"/>
        <w:rPr>
          <w:rFonts w:ascii="Arial" w:hAnsi="Arial" w:cs="Arial"/>
          <w:color w:val="000000" w:themeColor="text1"/>
        </w:rPr>
      </w:pPr>
      <w:r w:rsidRPr="00D76266">
        <w:rPr>
          <w:rFonts w:ascii="Arial" w:hAnsi="Arial" w:cs="Arial"/>
          <w:b/>
          <w:bCs/>
          <w:color w:val="000000" w:themeColor="text1"/>
        </w:rPr>
        <w:t>Bradski, G.</w:t>
      </w:r>
      <w:r w:rsidRPr="00D76266">
        <w:rPr>
          <w:rFonts w:ascii="Arial" w:hAnsi="Arial" w:cs="Arial"/>
          <w:color w:val="000000" w:themeColor="text1"/>
        </w:rPr>
        <w:t xml:space="preserve"> (2000). </w:t>
      </w:r>
      <w:r w:rsidRPr="00D76266">
        <w:rPr>
          <w:rFonts w:ascii="Arial" w:hAnsi="Arial" w:cs="Arial"/>
          <w:i/>
          <w:iCs/>
          <w:color w:val="000000" w:themeColor="text1"/>
        </w:rPr>
        <w:t>The OpenCV Library</w:t>
      </w:r>
      <w:r w:rsidRPr="00D76266">
        <w:rPr>
          <w:rFonts w:ascii="Arial" w:hAnsi="Arial" w:cs="Arial"/>
          <w:color w:val="000000" w:themeColor="text1"/>
        </w:rPr>
        <w:t>. Dr. Dobb’s Journal of Software Tools.</w:t>
      </w:r>
    </w:p>
    <w:p w14:paraId="26CAADEF" w14:textId="77777777" w:rsidR="00D76266" w:rsidRPr="00D76266" w:rsidRDefault="00D76266" w:rsidP="00D76266">
      <w:pPr>
        <w:spacing w:line="360" w:lineRule="auto"/>
        <w:ind w:left="709" w:hanging="709"/>
        <w:jc w:val="both"/>
        <w:rPr>
          <w:rFonts w:ascii="Arial" w:hAnsi="Arial" w:cs="Arial"/>
          <w:color w:val="000000" w:themeColor="text1"/>
        </w:rPr>
      </w:pPr>
      <w:r w:rsidRPr="00D76266">
        <w:rPr>
          <w:rFonts w:ascii="Arial" w:hAnsi="Arial" w:cs="Arial"/>
          <w:b/>
          <w:bCs/>
          <w:color w:val="000000" w:themeColor="text1"/>
        </w:rPr>
        <w:t>Hand Talk.</w:t>
      </w:r>
      <w:r w:rsidRPr="00D76266">
        <w:rPr>
          <w:rFonts w:ascii="Arial" w:hAnsi="Arial" w:cs="Arial"/>
          <w:color w:val="000000" w:themeColor="text1"/>
        </w:rPr>
        <w:t xml:space="preserve"> (2013). </w:t>
      </w:r>
      <w:r w:rsidRPr="00D76266">
        <w:rPr>
          <w:rFonts w:ascii="Arial" w:hAnsi="Arial" w:cs="Arial"/>
          <w:i/>
          <w:iCs/>
          <w:color w:val="000000" w:themeColor="text1"/>
        </w:rPr>
        <w:t>Hand Talk App</w:t>
      </w:r>
      <w:r w:rsidRPr="00D76266">
        <w:rPr>
          <w:rFonts w:ascii="Arial" w:hAnsi="Arial" w:cs="Arial"/>
          <w:color w:val="000000" w:themeColor="text1"/>
        </w:rPr>
        <w:t>.</w:t>
      </w:r>
    </w:p>
    <w:p w14:paraId="487F82C4" w14:textId="77777777" w:rsidR="00D76266" w:rsidRPr="00D76266" w:rsidRDefault="00D76266" w:rsidP="00D76266">
      <w:pPr>
        <w:spacing w:line="360" w:lineRule="auto"/>
        <w:ind w:left="709" w:hanging="709"/>
        <w:jc w:val="both"/>
        <w:rPr>
          <w:rFonts w:ascii="Arial" w:hAnsi="Arial" w:cs="Arial"/>
          <w:color w:val="000000" w:themeColor="text1"/>
        </w:rPr>
      </w:pPr>
      <w:r w:rsidRPr="00D76266">
        <w:rPr>
          <w:rFonts w:ascii="Arial" w:hAnsi="Arial" w:cs="Arial"/>
          <w:b/>
          <w:bCs/>
          <w:color w:val="000000" w:themeColor="text1"/>
          <w:lang w:val="es-MX"/>
        </w:rPr>
        <w:t xml:space="preserve">Koller, R. N., </w:t>
      </w:r>
      <w:proofErr w:type="spellStart"/>
      <w:r w:rsidRPr="00D76266">
        <w:rPr>
          <w:rFonts w:ascii="Arial" w:hAnsi="Arial" w:cs="Arial"/>
          <w:b/>
          <w:bCs/>
          <w:color w:val="000000" w:themeColor="text1"/>
          <w:lang w:val="es-MX"/>
        </w:rPr>
        <w:t>Zargaran</w:t>
      </w:r>
      <w:proofErr w:type="spellEnd"/>
      <w:r w:rsidRPr="00D76266">
        <w:rPr>
          <w:rFonts w:ascii="Arial" w:hAnsi="Arial" w:cs="Arial"/>
          <w:b/>
          <w:bCs/>
          <w:color w:val="000000" w:themeColor="text1"/>
          <w:lang w:val="es-MX"/>
        </w:rPr>
        <w:t>, O., &amp; Ney, H.</w:t>
      </w:r>
      <w:r w:rsidRPr="00D76266">
        <w:rPr>
          <w:rFonts w:ascii="Arial" w:hAnsi="Arial" w:cs="Arial"/>
          <w:color w:val="000000" w:themeColor="text1"/>
          <w:lang w:val="es-MX"/>
        </w:rPr>
        <w:t xml:space="preserve"> (2016). </w:t>
      </w:r>
      <w:r w:rsidRPr="00D76266">
        <w:rPr>
          <w:rFonts w:ascii="Arial" w:hAnsi="Arial" w:cs="Arial"/>
          <w:i/>
          <w:iCs/>
          <w:color w:val="000000" w:themeColor="text1"/>
        </w:rPr>
        <w:t>Deep Sign: Hybrid CNN-HMM for Continuous Sign Language Recognition</w:t>
      </w:r>
      <w:r w:rsidRPr="00D76266">
        <w:rPr>
          <w:rFonts w:ascii="Arial" w:hAnsi="Arial" w:cs="Arial"/>
          <w:color w:val="000000" w:themeColor="text1"/>
        </w:rPr>
        <w:t>. Proc. IEEE International Conference on Computer Vision (ICCV).</w:t>
      </w:r>
    </w:p>
    <w:p w14:paraId="5EC863FB" w14:textId="77777777" w:rsidR="00D76266" w:rsidRPr="00D76266" w:rsidRDefault="00D76266" w:rsidP="00D76266">
      <w:pPr>
        <w:spacing w:line="360" w:lineRule="auto"/>
        <w:ind w:left="709" w:hanging="709"/>
        <w:jc w:val="both"/>
        <w:rPr>
          <w:rFonts w:ascii="Arial" w:hAnsi="Arial" w:cs="Arial"/>
          <w:color w:val="000000" w:themeColor="text1"/>
        </w:rPr>
      </w:pPr>
      <w:r w:rsidRPr="00D76266">
        <w:rPr>
          <w:rFonts w:ascii="Arial" w:hAnsi="Arial" w:cs="Arial"/>
          <w:b/>
          <w:bCs/>
          <w:color w:val="000000" w:themeColor="text1"/>
        </w:rPr>
        <w:t>Mitra, S., &amp; Acharya, T.</w:t>
      </w:r>
      <w:r w:rsidRPr="00D76266">
        <w:rPr>
          <w:rFonts w:ascii="Arial" w:hAnsi="Arial" w:cs="Arial"/>
          <w:color w:val="000000" w:themeColor="text1"/>
        </w:rPr>
        <w:t xml:space="preserve"> (2007). </w:t>
      </w:r>
      <w:r w:rsidRPr="00D76266">
        <w:rPr>
          <w:rFonts w:ascii="Arial" w:hAnsi="Arial" w:cs="Arial"/>
          <w:i/>
          <w:iCs/>
          <w:color w:val="000000" w:themeColor="text1"/>
        </w:rPr>
        <w:t>Gesture Recognition: A Survey</w:t>
      </w:r>
      <w:r w:rsidRPr="00D76266">
        <w:rPr>
          <w:rFonts w:ascii="Arial" w:hAnsi="Arial" w:cs="Arial"/>
          <w:color w:val="000000" w:themeColor="text1"/>
        </w:rPr>
        <w:t>. IEEE Transactions on Systems, Man, and Cybernetics, vol. 37, no. 3, pp. 311–324.</w:t>
      </w:r>
    </w:p>
    <w:p w14:paraId="48B078AA" w14:textId="77777777" w:rsidR="00D76266" w:rsidRPr="00D76266" w:rsidRDefault="00D76266" w:rsidP="00D76266">
      <w:pPr>
        <w:spacing w:line="360" w:lineRule="auto"/>
        <w:ind w:left="709" w:hanging="709"/>
        <w:jc w:val="both"/>
        <w:rPr>
          <w:rFonts w:ascii="Arial" w:hAnsi="Arial" w:cs="Arial"/>
          <w:color w:val="000000" w:themeColor="text1"/>
        </w:rPr>
      </w:pPr>
      <w:proofErr w:type="spellStart"/>
      <w:r w:rsidRPr="00D76266">
        <w:rPr>
          <w:rFonts w:ascii="Arial" w:hAnsi="Arial" w:cs="Arial"/>
          <w:b/>
          <w:bCs/>
          <w:color w:val="000000" w:themeColor="text1"/>
        </w:rPr>
        <w:t>SignAll</w:t>
      </w:r>
      <w:proofErr w:type="spellEnd"/>
      <w:r w:rsidRPr="00D76266">
        <w:rPr>
          <w:rFonts w:ascii="Arial" w:hAnsi="Arial" w:cs="Arial"/>
          <w:b/>
          <w:bCs/>
          <w:color w:val="000000" w:themeColor="text1"/>
        </w:rPr>
        <w:t xml:space="preserve"> Technologies.</w:t>
      </w:r>
      <w:r w:rsidRPr="00D76266">
        <w:rPr>
          <w:rFonts w:ascii="Arial" w:hAnsi="Arial" w:cs="Arial"/>
          <w:color w:val="000000" w:themeColor="text1"/>
        </w:rPr>
        <w:t xml:space="preserve"> (2018). </w:t>
      </w:r>
      <w:proofErr w:type="spellStart"/>
      <w:r w:rsidRPr="00D76266">
        <w:rPr>
          <w:rFonts w:ascii="Arial" w:hAnsi="Arial" w:cs="Arial"/>
          <w:i/>
          <w:iCs/>
          <w:color w:val="000000" w:themeColor="text1"/>
        </w:rPr>
        <w:t>SignAll</w:t>
      </w:r>
      <w:proofErr w:type="spellEnd"/>
      <w:r w:rsidRPr="00D76266">
        <w:rPr>
          <w:rFonts w:ascii="Arial" w:hAnsi="Arial" w:cs="Arial"/>
          <w:i/>
          <w:iCs/>
          <w:color w:val="000000" w:themeColor="text1"/>
        </w:rPr>
        <w:t xml:space="preserve"> System for Sign Language Translation</w:t>
      </w:r>
      <w:r w:rsidRPr="00D76266">
        <w:rPr>
          <w:rFonts w:ascii="Arial" w:hAnsi="Arial" w:cs="Arial"/>
          <w:color w:val="000000" w:themeColor="text1"/>
        </w:rPr>
        <w:t>.</w:t>
      </w:r>
    </w:p>
    <w:p w14:paraId="1B03EB3A" w14:textId="77777777" w:rsidR="004256B1" w:rsidRPr="00D76266" w:rsidRDefault="004256B1" w:rsidP="006A7E95">
      <w:pPr>
        <w:jc w:val="both"/>
        <w:rPr>
          <w:rFonts w:asciiTheme="minorHAnsi" w:hAnsiTheme="minorHAnsi" w:cstheme="minorHAnsi"/>
          <w:color w:val="8064A2" w:themeColor="accent4"/>
        </w:rPr>
      </w:pPr>
    </w:p>
    <w:sectPr w:rsidR="004256B1" w:rsidRPr="00D76266" w:rsidSect="00435466">
      <w:headerReference w:type="even" r:id="rId16"/>
      <w:pgSz w:w="12240" w:h="15840"/>
      <w:pgMar w:top="1806" w:right="1440" w:bottom="1267" w:left="1440" w:header="720" w:footer="720" w:gutter="0"/>
      <w:pgNumType w:start="1"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BAA54" w14:textId="77777777" w:rsidR="004F1BA3" w:rsidRDefault="004F1BA3" w:rsidP="00366E4D">
      <w:pPr>
        <w:spacing w:before="0" w:after="0" w:line="240" w:lineRule="auto"/>
      </w:pPr>
      <w:r>
        <w:separator/>
      </w:r>
    </w:p>
  </w:endnote>
  <w:endnote w:type="continuationSeparator" w:id="0">
    <w:p w14:paraId="5BCF215F" w14:textId="77777777" w:rsidR="004F1BA3" w:rsidRDefault="004F1BA3" w:rsidP="00366E4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Sorts">
    <w:altName w:val="Symbol"/>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5843057"/>
      <w:docPartObj>
        <w:docPartGallery w:val="Page Numbers (Bottom of Page)"/>
        <w:docPartUnique/>
      </w:docPartObj>
    </w:sdtPr>
    <w:sdtEndPr>
      <w:rPr>
        <w:noProof/>
      </w:rPr>
    </w:sdtEndPr>
    <w:sdtContent>
      <w:p w14:paraId="5064EB68" w14:textId="77777777" w:rsidR="009341AC" w:rsidRDefault="009341AC">
        <w:pPr>
          <w:pStyle w:val="Piedepgina"/>
          <w:jc w:val="right"/>
        </w:pPr>
        <w:r>
          <w:fldChar w:fldCharType="begin"/>
        </w:r>
        <w:r>
          <w:instrText xml:space="preserve"> PAGE   \* MERGEFORMAT </w:instrText>
        </w:r>
        <w:r>
          <w:fldChar w:fldCharType="separate"/>
        </w:r>
        <w:r w:rsidR="005872EC">
          <w:rPr>
            <w:noProof/>
          </w:rPr>
          <w:t>2</w:t>
        </w:r>
        <w:r>
          <w:rPr>
            <w:noProof/>
          </w:rPr>
          <w:fldChar w:fldCharType="end"/>
        </w:r>
      </w:p>
    </w:sdtContent>
  </w:sdt>
  <w:p w14:paraId="4AA7D357" w14:textId="77777777" w:rsidR="009341AC" w:rsidRDefault="009341A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070601"/>
      <w:docPartObj>
        <w:docPartGallery w:val="Page Numbers (Bottom of Page)"/>
        <w:docPartUnique/>
      </w:docPartObj>
    </w:sdtPr>
    <w:sdtEndPr/>
    <w:sdtContent>
      <w:p w14:paraId="3E1639D3" w14:textId="77777777" w:rsidR="00435466" w:rsidRDefault="00435466">
        <w:pPr>
          <w:pStyle w:val="Piedepgina"/>
          <w:jc w:val="right"/>
        </w:pPr>
        <w:r>
          <w:fldChar w:fldCharType="begin"/>
        </w:r>
        <w:r>
          <w:instrText>PAGE   \* MERGEFORMAT</w:instrText>
        </w:r>
        <w:r>
          <w:fldChar w:fldCharType="separate"/>
        </w:r>
        <w:r w:rsidR="005872EC" w:rsidRPr="005872EC">
          <w:rPr>
            <w:noProof/>
            <w:lang w:val="es-ES"/>
          </w:rPr>
          <w:t>i</w:t>
        </w:r>
        <w:r>
          <w:fldChar w:fldCharType="end"/>
        </w:r>
      </w:p>
    </w:sdtContent>
  </w:sdt>
  <w:p w14:paraId="75B5397A" w14:textId="77777777" w:rsidR="00435466" w:rsidRDefault="004354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DE461" w14:textId="77777777" w:rsidR="004F1BA3" w:rsidRDefault="004F1BA3" w:rsidP="00366E4D">
      <w:pPr>
        <w:spacing w:before="0" w:after="0" w:line="240" w:lineRule="auto"/>
      </w:pPr>
      <w:r>
        <w:separator/>
      </w:r>
    </w:p>
  </w:footnote>
  <w:footnote w:type="continuationSeparator" w:id="0">
    <w:p w14:paraId="7CD51063" w14:textId="77777777" w:rsidR="004F1BA3" w:rsidRDefault="004F1BA3" w:rsidP="00366E4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A5F7B46" w14:paraId="0A593995" w14:textId="77777777" w:rsidTr="7A5F7B46">
      <w:trPr>
        <w:trHeight w:val="300"/>
      </w:trPr>
      <w:tc>
        <w:tcPr>
          <w:tcW w:w="3120" w:type="dxa"/>
        </w:tcPr>
        <w:p w14:paraId="1A7ED725" w14:textId="191270D3" w:rsidR="7A5F7B46" w:rsidRDefault="7A5F7B46" w:rsidP="7A5F7B46">
          <w:pPr>
            <w:pStyle w:val="Encabezado"/>
            <w:ind w:left="-115"/>
          </w:pPr>
        </w:p>
      </w:tc>
      <w:tc>
        <w:tcPr>
          <w:tcW w:w="3120" w:type="dxa"/>
        </w:tcPr>
        <w:p w14:paraId="4EBFFE31" w14:textId="657A8748" w:rsidR="7A5F7B46" w:rsidRDefault="7A5F7B46" w:rsidP="7A5F7B46">
          <w:pPr>
            <w:pStyle w:val="Encabezado"/>
            <w:jc w:val="center"/>
          </w:pPr>
        </w:p>
      </w:tc>
      <w:tc>
        <w:tcPr>
          <w:tcW w:w="3120" w:type="dxa"/>
        </w:tcPr>
        <w:p w14:paraId="1788AEFE" w14:textId="5D903A7D" w:rsidR="7A5F7B46" w:rsidRDefault="7A5F7B46" w:rsidP="7A5F7B46">
          <w:pPr>
            <w:pStyle w:val="Encabezado"/>
            <w:ind w:right="-115"/>
            <w:jc w:val="right"/>
          </w:pPr>
        </w:p>
      </w:tc>
    </w:tr>
  </w:tbl>
  <w:p w14:paraId="65DF5B01" w14:textId="3531EE1A" w:rsidR="7A5F7B46" w:rsidRDefault="7A5F7B46" w:rsidP="7A5F7B4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9408" w14:textId="77777777" w:rsidR="00E334CF" w:rsidRDefault="00366E4D">
    <w:pPr>
      <w:pStyle w:val="Encabezado"/>
    </w:pPr>
    <w:r>
      <w:rPr>
        <w:noProof/>
        <w:lang w:val="es-MX" w:eastAsia="es-MX"/>
      </w:rPr>
      <mc:AlternateContent>
        <mc:Choice Requires="wps">
          <w:drawing>
            <wp:anchor distT="0" distB="0" distL="114300" distR="114300" simplePos="0" relativeHeight="251658241" behindDoc="0" locked="0" layoutInCell="1" allowOverlap="1" wp14:anchorId="501F1048" wp14:editId="52C07FC2">
              <wp:simplePos x="0" y="0"/>
              <wp:positionH relativeFrom="column">
                <wp:posOffset>1133475</wp:posOffset>
              </wp:positionH>
              <wp:positionV relativeFrom="paragraph">
                <wp:posOffset>-266700</wp:posOffset>
              </wp:positionV>
              <wp:extent cx="3486150" cy="771525"/>
              <wp:effectExtent l="19050" t="19050" r="19050" b="28575"/>
              <wp:wrapNone/>
              <wp:docPr id="48"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771525"/>
                      </a:xfrm>
                      <a:prstGeom prst="rect">
                        <a:avLst/>
                      </a:prstGeom>
                      <a:solidFill>
                        <a:srgbClr val="FFFFFF"/>
                      </a:solidFill>
                      <a:ln w="38100" cmpd="thinThick">
                        <a:solidFill>
                          <a:srgbClr val="000000"/>
                        </a:solidFill>
                        <a:miter lim="800000"/>
                        <a:headEnd/>
                        <a:tailEnd/>
                      </a:ln>
                    </wps:spPr>
                    <wps:txbx>
                      <w:txbxContent>
                        <w:p w14:paraId="24D36F3F" w14:textId="77777777" w:rsidR="00495030" w:rsidRPr="00495030" w:rsidRDefault="00366E4D" w:rsidP="00495030">
                          <w:pPr>
                            <w:spacing w:before="0" w:line="240" w:lineRule="auto"/>
                            <w:ind w:left="-720" w:firstLine="720"/>
                            <w:rPr>
                              <w:sz w:val="20"/>
                              <w:szCs w:val="20"/>
                              <w:lang w:val="es-ES"/>
                            </w:rPr>
                          </w:pPr>
                          <w:r>
                            <w:rPr>
                              <w:b/>
                              <w:sz w:val="20"/>
                              <w:szCs w:val="20"/>
                              <w:lang w:val="es-ES"/>
                            </w:rPr>
                            <w:t>Título del Documento</w:t>
                          </w:r>
                          <w:r w:rsidR="00821E01" w:rsidRPr="00366E4D">
                            <w:rPr>
                              <w:b/>
                              <w:sz w:val="20"/>
                              <w:szCs w:val="20"/>
                              <w:lang w:val="es-ES"/>
                            </w:rPr>
                            <w:t xml:space="preserve">: </w:t>
                          </w:r>
                          <w:r w:rsidR="00052D90">
                            <w:rPr>
                              <w:sz w:val="20"/>
                              <w:szCs w:val="20"/>
                              <w:lang w:val="es-ES"/>
                            </w:rPr>
                            <w:t>Guía de definición del proyecto.</w:t>
                          </w:r>
                        </w:p>
                        <w:p w14:paraId="5E5F9362" w14:textId="77777777" w:rsidR="00E334CF" w:rsidRPr="00366E4D" w:rsidRDefault="00821E01" w:rsidP="00067266">
                          <w:pPr>
                            <w:spacing w:before="0" w:line="240" w:lineRule="auto"/>
                            <w:rPr>
                              <w:b/>
                              <w:sz w:val="20"/>
                              <w:szCs w:val="20"/>
                              <w:lang w:val="es-MX"/>
                            </w:rPr>
                          </w:pPr>
                          <w:r w:rsidRPr="00366E4D">
                            <w:rPr>
                              <w:b/>
                              <w:sz w:val="20"/>
                              <w:szCs w:val="20"/>
                              <w:lang w:val="es-ES"/>
                            </w:rPr>
                            <w:t xml:space="preserve">ORGANIZACIÓN PATROCINANTE: </w:t>
                          </w:r>
                          <w:r w:rsidR="00851BE3">
                            <w:rPr>
                              <w:b/>
                              <w:sz w:val="20"/>
                              <w:szCs w:val="20"/>
                              <w:lang w:val="es-ES"/>
                            </w:rPr>
                            <w:t>FMAT-UADY</w:t>
                          </w:r>
                        </w:p>
                        <w:p w14:paraId="13A60C18" w14:textId="33FD6A00" w:rsidR="00E334CF" w:rsidRPr="00366E4D" w:rsidRDefault="00821E01" w:rsidP="00067266">
                          <w:pPr>
                            <w:rPr>
                              <w:rFonts w:ascii="Arial" w:hAnsi="Arial"/>
                              <w:sz w:val="20"/>
                              <w:szCs w:val="20"/>
                              <w:lang w:val="es-MX"/>
                            </w:rPr>
                          </w:pPr>
                          <w:r w:rsidRPr="00366E4D">
                            <w:rPr>
                              <w:b/>
                              <w:sz w:val="20"/>
                              <w:szCs w:val="20"/>
                              <w:lang w:val="es-ES"/>
                            </w:rPr>
                            <w:t xml:space="preserve">PROYECTO: </w:t>
                          </w:r>
                          <w:r w:rsidR="00212B95" w:rsidRPr="00E62019">
                            <w:rPr>
                              <w:b/>
                              <w:sz w:val="20"/>
                              <w:szCs w:val="20"/>
                            </w:rPr>
                            <w:t>MY TALKING HANDS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1F1048" id="_x0000_t202" coordsize="21600,21600" o:spt="202" path="m,l,21600r21600,l21600,xe">
              <v:stroke joinstyle="miter"/>
              <v:path gradientshapeok="t" o:connecttype="rect"/>
            </v:shapetype>
            <v:shape id="Text Box 48" o:spid="_x0000_s1026" type="#_x0000_t202" style="position:absolute;margin-left:89.25pt;margin-top:-21pt;width:274.5pt;height:60.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" strokeweight="3pt">
              <v:stroke linestyle="thinThick"/>
              <v:textbox>
                <w:txbxContent>
                  <w:p w14:paraId="24D36F3F" w14:textId="77777777" w:rsidR="00495030" w:rsidRPr="00495030" w:rsidRDefault="00366E4D" w:rsidP="00495030">
                    <w:pPr>
                      <w:spacing w:before="0" w:line="240" w:lineRule="auto"/>
                      <w:ind w:left="-720" w:firstLine="720"/>
                      <w:rPr>
                        <w:sz w:val="20"/>
                        <w:szCs w:val="20"/>
                        <w:lang w:val="es-ES"/>
                      </w:rPr>
                    </w:pPr>
                    <w:r>
                      <w:rPr>
                        <w:b/>
                        <w:sz w:val="20"/>
                        <w:szCs w:val="20"/>
                        <w:lang w:val="es-ES"/>
                      </w:rPr>
                      <w:t>Título del Documento</w:t>
                    </w:r>
                    <w:r w:rsidR="00821E01" w:rsidRPr="00366E4D">
                      <w:rPr>
                        <w:b/>
                        <w:sz w:val="20"/>
                        <w:szCs w:val="20"/>
                        <w:lang w:val="es-ES"/>
                      </w:rPr>
                      <w:t xml:space="preserve">: </w:t>
                    </w:r>
                    <w:r w:rsidR="00052D90">
                      <w:rPr>
                        <w:sz w:val="20"/>
                        <w:szCs w:val="20"/>
                        <w:lang w:val="es-ES"/>
                      </w:rPr>
                      <w:t>Guía de definición del proyecto.</w:t>
                    </w:r>
                  </w:p>
                  <w:p w14:paraId="5E5F9362" w14:textId="77777777" w:rsidR="00E334CF" w:rsidRPr="00366E4D" w:rsidRDefault="00821E01" w:rsidP="00067266">
                    <w:pPr>
                      <w:spacing w:before="0" w:line="240" w:lineRule="auto"/>
                      <w:rPr>
                        <w:b/>
                        <w:sz w:val="20"/>
                        <w:szCs w:val="20"/>
                        <w:lang w:val="es-MX"/>
                      </w:rPr>
                    </w:pPr>
                    <w:r w:rsidRPr="00366E4D">
                      <w:rPr>
                        <w:b/>
                        <w:sz w:val="20"/>
                        <w:szCs w:val="20"/>
                        <w:lang w:val="es-ES"/>
                      </w:rPr>
                      <w:t xml:space="preserve">ORGANIZACIÓN PATROCINANTE: </w:t>
                    </w:r>
                    <w:r w:rsidR="00851BE3">
                      <w:rPr>
                        <w:b/>
                        <w:sz w:val="20"/>
                        <w:szCs w:val="20"/>
                        <w:lang w:val="es-ES"/>
                      </w:rPr>
                      <w:t>FMAT-UADY</w:t>
                    </w:r>
                  </w:p>
                  <w:p w14:paraId="13A60C18" w14:textId="33FD6A00" w:rsidR="00E334CF" w:rsidRPr="00366E4D" w:rsidRDefault="00821E01" w:rsidP="00067266">
                    <w:pPr>
                      <w:rPr>
                        <w:rFonts w:ascii="Arial" w:hAnsi="Arial"/>
                        <w:sz w:val="20"/>
                        <w:szCs w:val="20"/>
                        <w:lang w:val="es-MX"/>
                      </w:rPr>
                    </w:pPr>
                    <w:r w:rsidRPr="00366E4D">
                      <w:rPr>
                        <w:b/>
                        <w:sz w:val="20"/>
                        <w:szCs w:val="20"/>
                        <w:lang w:val="es-ES"/>
                      </w:rPr>
                      <w:t xml:space="preserve">PROYECTO: </w:t>
                    </w:r>
                    <w:r w:rsidR="00212B95" w:rsidRPr="00E62019">
                      <w:rPr>
                        <w:b/>
                        <w:sz w:val="20"/>
                        <w:szCs w:val="20"/>
                      </w:rPr>
                      <w:t>MY TALKING HANDS</w:t>
                    </w:r>
                  </w:p>
                </w:txbxContent>
              </v:textbox>
            </v:shape>
          </w:pict>
        </mc:Fallback>
      </mc:AlternateContent>
    </w:r>
    <w:r>
      <w:rPr>
        <w:noProof/>
        <w:lang w:val="es-MX" w:eastAsia="es-MX"/>
      </w:rPr>
      <w:drawing>
        <wp:anchor distT="0" distB="0" distL="114300" distR="114300" simplePos="0" relativeHeight="251658240" behindDoc="1" locked="0" layoutInCell="1" allowOverlap="1" wp14:anchorId="3DF21B01" wp14:editId="0C02D3ED">
          <wp:simplePos x="0" y="0"/>
          <wp:positionH relativeFrom="column">
            <wp:posOffset>-489585</wp:posOffset>
          </wp:positionH>
          <wp:positionV relativeFrom="paragraph">
            <wp:posOffset>-382905</wp:posOffset>
          </wp:positionV>
          <wp:extent cx="1619250" cy="1204595"/>
          <wp:effectExtent l="0" t="0" r="0" b="0"/>
          <wp:wrapNone/>
          <wp:docPr id="1750177202" name="Picture 47" descr="logo uady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 uady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250" cy="12045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MX" w:eastAsia="es-MX"/>
      </w:rPr>
      <mc:AlternateContent>
        <mc:Choice Requires="wps">
          <w:drawing>
            <wp:anchor distT="0" distB="0" distL="114300" distR="114300" simplePos="0" relativeHeight="251658242" behindDoc="0" locked="0" layoutInCell="1" allowOverlap="1" wp14:anchorId="6388E76A" wp14:editId="1622AFD1">
              <wp:simplePos x="0" y="0"/>
              <wp:positionH relativeFrom="column">
                <wp:posOffset>4619625</wp:posOffset>
              </wp:positionH>
              <wp:positionV relativeFrom="paragraph">
                <wp:posOffset>19050</wp:posOffset>
              </wp:positionV>
              <wp:extent cx="1635760" cy="485775"/>
              <wp:effectExtent l="19050" t="19050" r="21590" b="28575"/>
              <wp:wrapNone/>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485775"/>
                      </a:xfrm>
                      <a:prstGeom prst="rect">
                        <a:avLst/>
                      </a:prstGeom>
                      <a:solidFill>
                        <a:srgbClr val="FFFFFF"/>
                      </a:solidFill>
                      <a:ln w="38100" cmpd="thinThick">
                        <a:solidFill>
                          <a:srgbClr val="000000"/>
                        </a:solidFill>
                        <a:miter lim="800000"/>
                        <a:headEnd/>
                        <a:tailEnd/>
                      </a:ln>
                    </wps:spPr>
                    <wps:txbx>
                      <w:txbxContent>
                        <w:p w14:paraId="526F6440" w14:textId="2EC4FD6A" w:rsidR="00E334CF" w:rsidRPr="00E62019" w:rsidRDefault="00821E01" w:rsidP="00067266">
                          <w:pPr>
                            <w:jc w:val="both"/>
                            <w:rPr>
                              <w:rFonts w:ascii="Arial" w:hAnsi="Arial" w:cs="Arial"/>
                              <w:b/>
                              <w:sz w:val="20"/>
                              <w:szCs w:val="20"/>
                              <w:lang w:val="es-MX"/>
                            </w:rPr>
                          </w:pPr>
                          <w:r w:rsidRPr="00366E4D">
                            <w:rPr>
                              <w:rFonts w:ascii="Arial" w:hAnsi="Arial" w:cs="Arial"/>
                              <w:b/>
                              <w:sz w:val="20"/>
                              <w:szCs w:val="20"/>
                              <w:lang w:val="es-MX"/>
                            </w:rPr>
                            <w:t xml:space="preserve">Fecha: </w:t>
                          </w:r>
                          <w:r w:rsidR="00212B95" w:rsidRPr="00E62019">
                            <w:rPr>
                              <w:rFonts w:ascii="Arial" w:hAnsi="Arial" w:cs="Arial"/>
                              <w:b/>
                              <w:sz w:val="20"/>
                              <w:szCs w:val="20"/>
                              <w:lang w:val="es-MX"/>
                            </w:rPr>
                            <w:t>2</w:t>
                          </w:r>
                          <w:r w:rsidR="00743B06" w:rsidRPr="00E62019">
                            <w:rPr>
                              <w:rFonts w:ascii="Arial" w:hAnsi="Arial" w:cs="Arial"/>
                              <w:b/>
                              <w:sz w:val="20"/>
                              <w:szCs w:val="20"/>
                              <w:lang w:val="es-MX"/>
                            </w:rPr>
                            <w:t>6</w:t>
                          </w:r>
                          <w:r w:rsidR="00212B95" w:rsidRPr="00E62019">
                            <w:rPr>
                              <w:rFonts w:ascii="Arial" w:hAnsi="Arial" w:cs="Arial"/>
                              <w:b/>
                              <w:sz w:val="20"/>
                              <w:szCs w:val="20"/>
                              <w:lang w:val="es-MX"/>
                            </w:rPr>
                            <w:t>/03/2026</w:t>
                          </w:r>
                        </w:p>
                        <w:p w14:paraId="1665D0A1" w14:textId="77777777" w:rsidR="00366E4D" w:rsidRPr="00366E4D" w:rsidRDefault="00366E4D" w:rsidP="00067266">
                          <w:pPr>
                            <w:jc w:val="both"/>
                            <w:rPr>
                              <w:rFonts w:ascii="Arial" w:hAnsi="Arial" w:cs="Arial"/>
                              <w:b/>
                              <w:sz w:val="20"/>
                              <w:szCs w:val="20"/>
                              <w:lang w:val="es-MX"/>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88E76A" id="Text Box 50" o:spid="_x0000_s1027" type="#_x0000_t202" style="position:absolute;margin-left:363.75pt;margin-top:1.5pt;width:128.8pt;height:38.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" strokeweight="3pt">
              <v:stroke linestyle="thinThick"/>
              <v:textbox>
                <w:txbxContent>
                  <w:p w14:paraId="526F6440" w14:textId="2EC4FD6A" w:rsidR="00E334CF" w:rsidRPr="00E62019" w:rsidRDefault="00821E01" w:rsidP="00067266">
                    <w:pPr>
                      <w:jc w:val="both"/>
                      <w:rPr>
                        <w:rFonts w:ascii="Arial" w:hAnsi="Arial" w:cs="Arial"/>
                        <w:b/>
                        <w:sz w:val="20"/>
                        <w:szCs w:val="20"/>
                        <w:lang w:val="es-MX"/>
                      </w:rPr>
                    </w:pPr>
                    <w:r w:rsidRPr="00366E4D">
                      <w:rPr>
                        <w:rFonts w:ascii="Arial" w:hAnsi="Arial" w:cs="Arial"/>
                        <w:b/>
                        <w:sz w:val="20"/>
                        <w:szCs w:val="20"/>
                        <w:lang w:val="es-MX"/>
                      </w:rPr>
                      <w:t xml:space="preserve">Fecha: </w:t>
                    </w:r>
                    <w:r w:rsidR="00212B95" w:rsidRPr="00E62019">
                      <w:rPr>
                        <w:rFonts w:ascii="Arial" w:hAnsi="Arial" w:cs="Arial"/>
                        <w:b/>
                        <w:sz w:val="20"/>
                        <w:szCs w:val="20"/>
                        <w:lang w:val="es-MX"/>
                      </w:rPr>
                      <w:t>2</w:t>
                    </w:r>
                    <w:r w:rsidR="00743B06" w:rsidRPr="00E62019">
                      <w:rPr>
                        <w:rFonts w:ascii="Arial" w:hAnsi="Arial" w:cs="Arial"/>
                        <w:b/>
                        <w:sz w:val="20"/>
                        <w:szCs w:val="20"/>
                        <w:lang w:val="es-MX"/>
                      </w:rPr>
                      <w:t>6</w:t>
                    </w:r>
                    <w:r w:rsidR="00212B95" w:rsidRPr="00E62019">
                      <w:rPr>
                        <w:rFonts w:ascii="Arial" w:hAnsi="Arial" w:cs="Arial"/>
                        <w:b/>
                        <w:sz w:val="20"/>
                        <w:szCs w:val="20"/>
                        <w:lang w:val="es-MX"/>
                      </w:rPr>
                      <w:t>/03/2026</w:t>
                    </w:r>
                  </w:p>
                  <w:p w14:paraId="1665D0A1" w14:textId="77777777" w:rsidR="00366E4D" w:rsidRPr="00366E4D" w:rsidRDefault="00366E4D" w:rsidP="00067266">
                    <w:pPr>
                      <w:jc w:val="both"/>
                      <w:rPr>
                        <w:rFonts w:ascii="Arial" w:hAnsi="Arial" w:cs="Arial"/>
                        <w:b/>
                        <w:sz w:val="20"/>
                        <w:szCs w:val="20"/>
                        <w:lang w:val="es-MX"/>
                      </w:rPr>
                    </w:pPr>
                  </w:p>
                </w:txbxContent>
              </v:textbox>
            </v:shape>
          </w:pict>
        </mc:Fallback>
      </mc:AlternateContent>
    </w:r>
    <w:r>
      <w:rPr>
        <w:noProof/>
        <w:lang w:val="es-MX" w:eastAsia="es-MX"/>
      </w:rPr>
      <mc:AlternateContent>
        <mc:Choice Requires="wps">
          <w:drawing>
            <wp:anchor distT="0" distB="0" distL="114300" distR="114300" simplePos="0" relativeHeight="251658243" behindDoc="0" locked="0" layoutInCell="1" allowOverlap="1" wp14:anchorId="4BBFA464" wp14:editId="12126467">
              <wp:simplePos x="0" y="0"/>
              <wp:positionH relativeFrom="column">
                <wp:posOffset>4619625</wp:posOffset>
              </wp:positionH>
              <wp:positionV relativeFrom="paragraph">
                <wp:posOffset>-266700</wp:posOffset>
              </wp:positionV>
              <wp:extent cx="1635760" cy="285750"/>
              <wp:effectExtent l="19050" t="19050" r="21590" b="19050"/>
              <wp:wrapNone/>
              <wp:docPr id="49"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5760" cy="285750"/>
                      </a:xfrm>
                      <a:prstGeom prst="rect">
                        <a:avLst/>
                      </a:prstGeom>
                      <a:solidFill>
                        <a:srgbClr val="FFFFFF"/>
                      </a:solidFill>
                      <a:ln w="38100" cmpd="thinThick">
                        <a:solidFill>
                          <a:srgbClr val="000000"/>
                        </a:solidFill>
                        <a:miter lim="800000"/>
                        <a:headEnd/>
                        <a:tailEnd/>
                      </a:ln>
                    </wps:spPr>
                    <wps:txbx>
                      <w:txbxContent>
                        <w:p w14:paraId="63C2FA18" w14:textId="107BED46" w:rsidR="00E334CF" w:rsidRDefault="00821E01" w:rsidP="00067266">
                          <w:pPr>
                            <w:rPr>
                              <w:rFonts w:ascii="Arial" w:hAnsi="Arial" w:cs="Arial"/>
                              <w:b/>
                              <w:sz w:val="20"/>
                              <w:szCs w:val="20"/>
                            </w:rPr>
                          </w:pPr>
                          <w:r w:rsidRPr="00366E4D">
                            <w:rPr>
                              <w:rFonts w:ascii="Arial" w:hAnsi="Arial" w:cs="Arial"/>
                              <w:b/>
                              <w:sz w:val="20"/>
                              <w:szCs w:val="20"/>
                            </w:rPr>
                            <w:t xml:space="preserve">Revision: </w:t>
                          </w:r>
                          <w:r w:rsidR="00212B95" w:rsidRPr="00E62019">
                            <w:rPr>
                              <w:rFonts w:ascii="Arial" w:hAnsi="Arial" w:cs="Arial"/>
                              <w:b/>
                              <w:sz w:val="20"/>
                              <w:szCs w:val="20"/>
                            </w:rPr>
                            <w:t>1</w:t>
                          </w:r>
                          <w:r w:rsidR="00E62019" w:rsidRPr="00E62019">
                            <w:rPr>
                              <w:rFonts w:ascii="Arial" w:hAnsi="Arial" w:cs="Arial"/>
                              <w:b/>
                              <w:sz w:val="20"/>
                              <w:szCs w:val="20"/>
                            </w:rPr>
                            <w:t>°</w:t>
                          </w:r>
                        </w:p>
                        <w:p w14:paraId="4A014C46" w14:textId="77777777" w:rsidR="00A02EB8" w:rsidRPr="00366E4D" w:rsidRDefault="00A02EB8" w:rsidP="00067266">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BFA464" id="Text Box 49" o:spid="_x0000_s1028" type="#_x0000_t202" style="position:absolute;margin-left:363.75pt;margin-top:-21pt;width:128.8pt;height:22.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" strokeweight="3pt">
              <v:stroke linestyle="thinThick"/>
              <v:textbox>
                <w:txbxContent>
                  <w:p w14:paraId="63C2FA18" w14:textId="107BED46" w:rsidR="00E334CF" w:rsidRDefault="00821E01" w:rsidP="00067266">
                    <w:pPr>
                      <w:rPr>
                        <w:rFonts w:ascii="Arial" w:hAnsi="Arial" w:cs="Arial"/>
                        <w:b/>
                        <w:sz w:val="20"/>
                        <w:szCs w:val="20"/>
                      </w:rPr>
                    </w:pPr>
                    <w:r w:rsidRPr="00366E4D">
                      <w:rPr>
                        <w:rFonts w:ascii="Arial" w:hAnsi="Arial" w:cs="Arial"/>
                        <w:b/>
                        <w:sz w:val="20"/>
                        <w:szCs w:val="20"/>
                      </w:rPr>
                      <w:t xml:space="preserve">Revision: </w:t>
                    </w:r>
                    <w:r w:rsidR="00212B95" w:rsidRPr="00E62019">
                      <w:rPr>
                        <w:rFonts w:ascii="Arial" w:hAnsi="Arial" w:cs="Arial"/>
                        <w:b/>
                        <w:sz w:val="20"/>
                        <w:szCs w:val="20"/>
                      </w:rPr>
                      <w:t>1</w:t>
                    </w:r>
                    <w:r w:rsidR="00E62019" w:rsidRPr="00E62019">
                      <w:rPr>
                        <w:rFonts w:ascii="Arial" w:hAnsi="Arial" w:cs="Arial"/>
                        <w:b/>
                        <w:sz w:val="20"/>
                        <w:szCs w:val="20"/>
                      </w:rPr>
                      <w:t>°</w:t>
                    </w:r>
                  </w:p>
                  <w:p w14:paraId="4A014C46" w14:textId="77777777" w:rsidR="00A02EB8" w:rsidRPr="00366E4D" w:rsidRDefault="00A02EB8" w:rsidP="00067266">
                    <w:pPr>
                      <w:rPr>
                        <w:rFonts w:ascii="Arial" w:hAnsi="Arial" w:cs="Arial"/>
                        <w:sz w:val="20"/>
                        <w:szCs w:val="20"/>
                      </w:rPr>
                    </w:pP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A5F7B46" w14:paraId="5511A43D" w14:textId="77777777" w:rsidTr="7A5F7B46">
      <w:trPr>
        <w:trHeight w:val="300"/>
      </w:trPr>
      <w:tc>
        <w:tcPr>
          <w:tcW w:w="3120" w:type="dxa"/>
        </w:tcPr>
        <w:p w14:paraId="083FE4C1" w14:textId="7C09986A" w:rsidR="7A5F7B46" w:rsidRDefault="7A5F7B46" w:rsidP="7A5F7B46">
          <w:pPr>
            <w:pStyle w:val="Encabezado"/>
            <w:ind w:left="-115"/>
          </w:pPr>
        </w:p>
      </w:tc>
      <w:tc>
        <w:tcPr>
          <w:tcW w:w="3120" w:type="dxa"/>
        </w:tcPr>
        <w:p w14:paraId="69BE1D01" w14:textId="7F59D0FB" w:rsidR="7A5F7B46" w:rsidRDefault="7A5F7B46" w:rsidP="7A5F7B46">
          <w:pPr>
            <w:pStyle w:val="Encabezado"/>
            <w:jc w:val="center"/>
          </w:pPr>
        </w:p>
      </w:tc>
      <w:tc>
        <w:tcPr>
          <w:tcW w:w="3120" w:type="dxa"/>
        </w:tcPr>
        <w:p w14:paraId="246046B2" w14:textId="3B21622B" w:rsidR="7A5F7B46" w:rsidRDefault="7A5F7B46" w:rsidP="7A5F7B46">
          <w:pPr>
            <w:pStyle w:val="Encabezado"/>
            <w:ind w:right="-115"/>
            <w:jc w:val="right"/>
          </w:pPr>
        </w:p>
      </w:tc>
    </w:tr>
  </w:tbl>
  <w:p w14:paraId="059CB729" w14:textId="3333FD5A" w:rsidR="7A5F7B46" w:rsidRDefault="7A5F7B46" w:rsidP="7A5F7B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0B36CE"/>
    <w:multiLevelType w:val="singleLevel"/>
    <w:tmpl w:val="FFFFFFFF"/>
    <w:lvl w:ilvl="0">
      <w:start w:val="1"/>
      <w:numFmt w:val="bullet"/>
      <w:pStyle w:val="textboxbullet"/>
      <w:lvlText w:val=""/>
      <w:legacy w:legacy="1" w:legacySpace="0" w:legacyIndent="360"/>
      <w:lvlJc w:val="left"/>
      <w:pPr>
        <w:ind w:left="360" w:hanging="360"/>
      </w:pPr>
      <w:rPr>
        <w:rFonts w:ascii="Monotype Sorts" w:hAnsi="Monotype Sorts" w:hint="default"/>
      </w:rPr>
    </w:lvl>
  </w:abstractNum>
  <w:abstractNum w:abstractNumId="2" w15:restartNumberingAfterBreak="0">
    <w:nsid w:val="08CE7CF4"/>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77B12"/>
    <w:multiLevelType w:val="hybridMultilevel"/>
    <w:tmpl w:val="D6A867B0"/>
    <w:lvl w:ilvl="0" w:tplc="29FE6CD8">
      <w:start w:val="1"/>
      <w:numFmt w:val="bullet"/>
      <w:lvlText w:val=""/>
      <w:lvlJc w:val="left"/>
      <w:pPr>
        <w:ind w:left="720" w:hanging="360"/>
      </w:pPr>
      <w:rPr>
        <w:rFonts w:ascii="Symbol" w:hAnsi="Symbol" w:hint="default"/>
      </w:rPr>
    </w:lvl>
    <w:lvl w:ilvl="1" w:tplc="1B30474E">
      <w:start w:val="1"/>
      <w:numFmt w:val="bullet"/>
      <w:lvlText w:val="o"/>
      <w:lvlJc w:val="left"/>
      <w:pPr>
        <w:ind w:left="1440" w:hanging="360"/>
      </w:pPr>
      <w:rPr>
        <w:rFonts w:ascii="Courier New" w:hAnsi="Courier New" w:hint="default"/>
      </w:rPr>
    </w:lvl>
    <w:lvl w:ilvl="2" w:tplc="D820F6E2">
      <w:start w:val="1"/>
      <w:numFmt w:val="bullet"/>
      <w:lvlText w:val=""/>
      <w:lvlJc w:val="left"/>
      <w:pPr>
        <w:ind w:left="2160" w:hanging="360"/>
      </w:pPr>
      <w:rPr>
        <w:rFonts w:ascii="Wingdings" w:hAnsi="Wingdings" w:hint="default"/>
      </w:rPr>
    </w:lvl>
    <w:lvl w:ilvl="3" w:tplc="F232311C">
      <w:start w:val="1"/>
      <w:numFmt w:val="bullet"/>
      <w:lvlText w:val=""/>
      <w:lvlJc w:val="left"/>
      <w:pPr>
        <w:ind w:left="2880" w:hanging="360"/>
      </w:pPr>
      <w:rPr>
        <w:rFonts w:ascii="Symbol" w:hAnsi="Symbol" w:hint="default"/>
      </w:rPr>
    </w:lvl>
    <w:lvl w:ilvl="4" w:tplc="74D488A2">
      <w:start w:val="1"/>
      <w:numFmt w:val="bullet"/>
      <w:lvlText w:val="o"/>
      <w:lvlJc w:val="left"/>
      <w:pPr>
        <w:ind w:left="3600" w:hanging="360"/>
      </w:pPr>
      <w:rPr>
        <w:rFonts w:ascii="Courier New" w:hAnsi="Courier New" w:hint="default"/>
      </w:rPr>
    </w:lvl>
    <w:lvl w:ilvl="5" w:tplc="1FD0FAA8">
      <w:start w:val="1"/>
      <w:numFmt w:val="bullet"/>
      <w:lvlText w:val=""/>
      <w:lvlJc w:val="left"/>
      <w:pPr>
        <w:ind w:left="4320" w:hanging="360"/>
      </w:pPr>
      <w:rPr>
        <w:rFonts w:ascii="Wingdings" w:hAnsi="Wingdings" w:hint="default"/>
      </w:rPr>
    </w:lvl>
    <w:lvl w:ilvl="6" w:tplc="974CD488">
      <w:start w:val="1"/>
      <w:numFmt w:val="bullet"/>
      <w:lvlText w:val=""/>
      <w:lvlJc w:val="left"/>
      <w:pPr>
        <w:ind w:left="5040" w:hanging="360"/>
      </w:pPr>
      <w:rPr>
        <w:rFonts w:ascii="Symbol" w:hAnsi="Symbol" w:hint="default"/>
      </w:rPr>
    </w:lvl>
    <w:lvl w:ilvl="7" w:tplc="0144E97A">
      <w:start w:val="1"/>
      <w:numFmt w:val="bullet"/>
      <w:lvlText w:val="o"/>
      <w:lvlJc w:val="left"/>
      <w:pPr>
        <w:ind w:left="5760" w:hanging="360"/>
      </w:pPr>
      <w:rPr>
        <w:rFonts w:ascii="Courier New" w:hAnsi="Courier New" w:hint="default"/>
      </w:rPr>
    </w:lvl>
    <w:lvl w:ilvl="8" w:tplc="AD9CBCDA">
      <w:start w:val="1"/>
      <w:numFmt w:val="bullet"/>
      <w:lvlText w:val=""/>
      <w:lvlJc w:val="left"/>
      <w:pPr>
        <w:ind w:left="6480" w:hanging="360"/>
      </w:pPr>
      <w:rPr>
        <w:rFonts w:ascii="Wingdings" w:hAnsi="Wingdings" w:hint="default"/>
      </w:rPr>
    </w:lvl>
  </w:abstractNum>
  <w:abstractNum w:abstractNumId="4" w15:restartNumberingAfterBreak="0">
    <w:nsid w:val="0C8879F8"/>
    <w:multiLevelType w:val="hybridMultilevel"/>
    <w:tmpl w:val="D27EB6C4"/>
    <w:lvl w:ilvl="0" w:tplc="AC3C161E">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D66398C"/>
    <w:multiLevelType w:val="hybridMultilevel"/>
    <w:tmpl w:val="120479F6"/>
    <w:lvl w:ilvl="0" w:tplc="E7D0B9EC">
      <w:numFmt w:val="bullet"/>
      <w:lvlText w:val="-"/>
      <w:lvlJc w:val="left"/>
      <w:pPr>
        <w:ind w:left="720" w:hanging="360"/>
      </w:pPr>
      <w:rPr>
        <w:rFonts w:ascii="Calibri" w:eastAsia="Times New Roman"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3F2B9D"/>
    <w:multiLevelType w:val="hybridMultilevel"/>
    <w:tmpl w:val="A25E7818"/>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33A4963"/>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D82749"/>
    <w:multiLevelType w:val="hybridMultilevel"/>
    <w:tmpl w:val="645C86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72B7C4B"/>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1200DE"/>
    <w:multiLevelType w:val="hybridMultilevel"/>
    <w:tmpl w:val="ED8E1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842BDF9"/>
    <w:multiLevelType w:val="hybridMultilevel"/>
    <w:tmpl w:val="B1C6A49A"/>
    <w:lvl w:ilvl="0" w:tplc="3550928E">
      <w:start w:val="1"/>
      <w:numFmt w:val="bullet"/>
      <w:lvlText w:val=""/>
      <w:lvlJc w:val="left"/>
      <w:pPr>
        <w:ind w:left="720" w:hanging="360"/>
      </w:pPr>
      <w:rPr>
        <w:rFonts w:ascii="Symbol" w:hAnsi="Symbol" w:hint="default"/>
      </w:rPr>
    </w:lvl>
    <w:lvl w:ilvl="1" w:tplc="F5E262D8">
      <w:start w:val="1"/>
      <w:numFmt w:val="bullet"/>
      <w:lvlText w:val="o"/>
      <w:lvlJc w:val="left"/>
      <w:pPr>
        <w:ind w:left="1440" w:hanging="360"/>
      </w:pPr>
      <w:rPr>
        <w:rFonts w:ascii="Courier New" w:hAnsi="Courier New" w:hint="default"/>
      </w:rPr>
    </w:lvl>
    <w:lvl w:ilvl="2" w:tplc="94644D34">
      <w:start w:val="1"/>
      <w:numFmt w:val="bullet"/>
      <w:lvlText w:val=""/>
      <w:lvlJc w:val="left"/>
      <w:pPr>
        <w:ind w:left="2160" w:hanging="360"/>
      </w:pPr>
      <w:rPr>
        <w:rFonts w:ascii="Wingdings" w:hAnsi="Wingdings" w:hint="default"/>
      </w:rPr>
    </w:lvl>
    <w:lvl w:ilvl="3" w:tplc="47C4B552">
      <w:start w:val="1"/>
      <w:numFmt w:val="bullet"/>
      <w:lvlText w:val=""/>
      <w:lvlJc w:val="left"/>
      <w:pPr>
        <w:ind w:left="2880" w:hanging="360"/>
      </w:pPr>
      <w:rPr>
        <w:rFonts w:ascii="Symbol" w:hAnsi="Symbol" w:hint="default"/>
      </w:rPr>
    </w:lvl>
    <w:lvl w:ilvl="4" w:tplc="AD96FD8C">
      <w:start w:val="1"/>
      <w:numFmt w:val="bullet"/>
      <w:lvlText w:val="o"/>
      <w:lvlJc w:val="left"/>
      <w:pPr>
        <w:ind w:left="3600" w:hanging="360"/>
      </w:pPr>
      <w:rPr>
        <w:rFonts w:ascii="Courier New" w:hAnsi="Courier New" w:hint="default"/>
      </w:rPr>
    </w:lvl>
    <w:lvl w:ilvl="5" w:tplc="B1F81472">
      <w:start w:val="1"/>
      <w:numFmt w:val="bullet"/>
      <w:lvlText w:val=""/>
      <w:lvlJc w:val="left"/>
      <w:pPr>
        <w:ind w:left="4320" w:hanging="360"/>
      </w:pPr>
      <w:rPr>
        <w:rFonts w:ascii="Wingdings" w:hAnsi="Wingdings" w:hint="default"/>
      </w:rPr>
    </w:lvl>
    <w:lvl w:ilvl="6" w:tplc="97284452">
      <w:start w:val="1"/>
      <w:numFmt w:val="bullet"/>
      <w:lvlText w:val=""/>
      <w:lvlJc w:val="left"/>
      <w:pPr>
        <w:ind w:left="5040" w:hanging="360"/>
      </w:pPr>
      <w:rPr>
        <w:rFonts w:ascii="Symbol" w:hAnsi="Symbol" w:hint="default"/>
      </w:rPr>
    </w:lvl>
    <w:lvl w:ilvl="7" w:tplc="82D6F2F4">
      <w:start w:val="1"/>
      <w:numFmt w:val="bullet"/>
      <w:lvlText w:val="o"/>
      <w:lvlJc w:val="left"/>
      <w:pPr>
        <w:ind w:left="5760" w:hanging="360"/>
      </w:pPr>
      <w:rPr>
        <w:rFonts w:ascii="Courier New" w:hAnsi="Courier New" w:hint="default"/>
      </w:rPr>
    </w:lvl>
    <w:lvl w:ilvl="8" w:tplc="11741032">
      <w:start w:val="1"/>
      <w:numFmt w:val="bullet"/>
      <w:lvlText w:val=""/>
      <w:lvlJc w:val="left"/>
      <w:pPr>
        <w:ind w:left="6480" w:hanging="360"/>
      </w:pPr>
      <w:rPr>
        <w:rFonts w:ascii="Wingdings" w:hAnsi="Wingdings" w:hint="default"/>
      </w:rPr>
    </w:lvl>
  </w:abstractNum>
  <w:abstractNum w:abstractNumId="12" w15:restartNumberingAfterBreak="0">
    <w:nsid w:val="2A193859"/>
    <w:multiLevelType w:val="singleLevel"/>
    <w:tmpl w:val="67BE8056"/>
    <w:lvl w:ilvl="0">
      <w:start w:val="1"/>
      <w:numFmt w:val="bullet"/>
      <w:pStyle w:val="bullet"/>
      <w:lvlText w:val=""/>
      <w:lvlJc w:val="left"/>
      <w:pPr>
        <w:tabs>
          <w:tab w:val="num" w:pos="360"/>
        </w:tabs>
        <w:ind w:left="288" w:hanging="288"/>
      </w:pPr>
      <w:rPr>
        <w:rFonts w:ascii="Symbol" w:hAnsi="Symbol" w:hint="default"/>
      </w:rPr>
    </w:lvl>
  </w:abstractNum>
  <w:abstractNum w:abstractNumId="13" w15:restartNumberingAfterBreak="0">
    <w:nsid w:val="2B087F4E"/>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43114"/>
    <w:multiLevelType w:val="hybridMultilevel"/>
    <w:tmpl w:val="11CE65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D2554DC"/>
    <w:multiLevelType w:val="hybridMultilevel"/>
    <w:tmpl w:val="0DCA54C8"/>
    <w:lvl w:ilvl="0" w:tplc="18A285FE">
      <w:start w:val="1"/>
      <w:numFmt w:val="bullet"/>
      <w:lvlText w:val=""/>
      <w:lvlJc w:val="left"/>
      <w:pPr>
        <w:ind w:left="720" w:hanging="360"/>
      </w:pPr>
      <w:rPr>
        <w:rFonts w:ascii="Symbol" w:hAnsi="Symbol" w:hint="default"/>
      </w:rPr>
    </w:lvl>
    <w:lvl w:ilvl="1" w:tplc="058872E4">
      <w:start w:val="1"/>
      <w:numFmt w:val="bullet"/>
      <w:lvlText w:val="o"/>
      <w:lvlJc w:val="left"/>
      <w:pPr>
        <w:ind w:left="1440" w:hanging="360"/>
      </w:pPr>
      <w:rPr>
        <w:rFonts w:ascii="Courier New" w:hAnsi="Courier New" w:hint="default"/>
      </w:rPr>
    </w:lvl>
    <w:lvl w:ilvl="2" w:tplc="288CC52A">
      <w:start w:val="1"/>
      <w:numFmt w:val="bullet"/>
      <w:lvlText w:val=""/>
      <w:lvlJc w:val="left"/>
      <w:pPr>
        <w:ind w:left="2160" w:hanging="360"/>
      </w:pPr>
      <w:rPr>
        <w:rFonts w:ascii="Wingdings" w:hAnsi="Wingdings" w:hint="default"/>
      </w:rPr>
    </w:lvl>
    <w:lvl w:ilvl="3" w:tplc="5B5668E6">
      <w:start w:val="1"/>
      <w:numFmt w:val="bullet"/>
      <w:lvlText w:val=""/>
      <w:lvlJc w:val="left"/>
      <w:pPr>
        <w:ind w:left="2880" w:hanging="360"/>
      </w:pPr>
      <w:rPr>
        <w:rFonts w:ascii="Symbol" w:hAnsi="Symbol" w:hint="default"/>
      </w:rPr>
    </w:lvl>
    <w:lvl w:ilvl="4" w:tplc="A6A0DD1C">
      <w:start w:val="1"/>
      <w:numFmt w:val="bullet"/>
      <w:lvlText w:val="o"/>
      <w:lvlJc w:val="left"/>
      <w:pPr>
        <w:ind w:left="3600" w:hanging="360"/>
      </w:pPr>
      <w:rPr>
        <w:rFonts w:ascii="Courier New" w:hAnsi="Courier New" w:hint="default"/>
      </w:rPr>
    </w:lvl>
    <w:lvl w:ilvl="5" w:tplc="32E61988">
      <w:start w:val="1"/>
      <w:numFmt w:val="bullet"/>
      <w:lvlText w:val=""/>
      <w:lvlJc w:val="left"/>
      <w:pPr>
        <w:ind w:left="4320" w:hanging="360"/>
      </w:pPr>
      <w:rPr>
        <w:rFonts w:ascii="Wingdings" w:hAnsi="Wingdings" w:hint="default"/>
      </w:rPr>
    </w:lvl>
    <w:lvl w:ilvl="6" w:tplc="F2D8ECE2">
      <w:start w:val="1"/>
      <w:numFmt w:val="bullet"/>
      <w:lvlText w:val=""/>
      <w:lvlJc w:val="left"/>
      <w:pPr>
        <w:ind w:left="5040" w:hanging="360"/>
      </w:pPr>
      <w:rPr>
        <w:rFonts w:ascii="Symbol" w:hAnsi="Symbol" w:hint="default"/>
      </w:rPr>
    </w:lvl>
    <w:lvl w:ilvl="7" w:tplc="4C84C164">
      <w:start w:val="1"/>
      <w:numFmt w:val="bullet"/>
      <w:lvlText w:val="o"/>
      <w:lvlJc w:val="left"/>
      <w:pPr>
        <w:ind w:left="5760" w:hanging="360"/>
      </w:pPr>
      <w:rPr>
        <w:rFonts w:ascii="Courier New" w:hAnsi="Courier New" w:hint="default"/>
      </w:rPr>
    </w:lvl>
    <w:lvl w:ilvl="8" w:tplc="9798401E">
      <w:start w:val="1"/>
      <w:numFmt w:val="bullet"/>
      <w:lvlText w:val=""/>
      <w:lvlJc w:val="left"/>
      <w:pPr>
        <w:ind w:left="6480" w:hanging="360"/>
      </w:pPr>
      <w:rPr>
        <w:rFonts w:ascii="Wingdings" w:hAnsi="Wingdings" w:hint="default"/>
      </w:rPr>
    </w:lvl>
  </w:abstractNum>
  <w:abstractNum w:abstractNumId="16" w15:restartNumberingAfterBreak="0">
    <w:nsid w:val="3306BB82"/>
    <w:multiLevelType w:val="hybridMultilevel"/>
    <w:tmpl w:val="C3BE03BE"/>
    <w:lvl w:ilvl="0" w:tplc="E6D4E6F8">
      <w:start w:val="1"/>
      <w:numFmt w:val="bullet"/>
      <w:lvlText w:val=""/>
      <w:lvlJc w:val="left"/>
      <w:pPr>
        <w:ind w:left="720" w:hanging="360"/>
      </w:pPr>
      <w:rPr>
        <w:rFonts w:ascii="Symbol" w:hAnsi="Symbol" w:hint="default"/>
      </w:rPr>
    </w:lvl>
    <w:lvl w:ilvl="1" w:tplc="4CF48E0E">
      <w:start w:val="1"/>
      <w:numFmt w:val="bullet"/>
      <w:lvlText w:val="o"/>
      <w:lvlJc w:val="left"/>
      <w:pPr>
        <w:ind w:left="1440" w:hanging="360"/>
      </w:pPr>
      <w:rPr>
        <w:rFonts w:ascii="Courier New" w:hAnsi="Courier New" w:hint="default"/>
      </w:rPr>
    </w:lvl>
    <w:lvl w:ilvl="2" w:tplc="35182E4C">
      <w:start w:val="1"/>
      <w:numFmt w:val="bullet"/>
      <w:lvlText w:val=""/>
      <w:lvlJc w:val="left"/>
      <w:pPr>
        <w:ind w:left="2160" w:hanging="360"/>
      </w:pPr>
      <w:rPr>
        <w:rFonts w:ascii="Wingdings" w:hAnsi="Wingdings" w:hint="default"/>
      </w:rPr>
    </w:lvl>
    <w:lvl w:ilvl="3" w:tplc="7B9A33F2">
      <w:start w:val="1"/>
      <w:numFmt w:val="bullet"/>
      <w:lvlText w:val=""/>
      <w:lvlJc w:val="left"/>
      <w:pPr>
        <w:ind w:left="2880" w:hanging="360"/>
      </w:pPr>
      <w:rPr>
        <w:rFonts w:ascii="Symbol" w:hAnsi="Symbol" w:hint="default"/>
      </w:rPr>
    </w:lvl>
    <w:lvl w:ilvl="4" w:tplc="29003C72">
      <w:start w:val="1"/>
      <w:numFmt w:val="bullet"/>
      <w:lvlText w:val="o"/>
      <w:lvlJc w:val="left"/>
      <w:pPr>
        <w:ind w:left="3600" w:hanging="360"/>
      </w:pPr>
      <w:rPr>
        <w:rFonts w:ascii="Courier New" w:hAnsi="Courier New" w:hint="default"/>
      </w:rPr>
    </w:lvl>
    <w:lvl w:ilvl="5" w:tplc="583E9424">
      <w:start w:val="1"/>
      <w:numFmt w:val="bullet"/>
      <w:lvlText w:val=""/>
      <w:lvlJc w:val="left"/>
      <w:pPr>
        <w:ind w:left="4320" w:hanging="360"/>
      </w:pPr>
      <w:rPr>
        <w:rFonts w:ascii="Wingdings" w:hAnsi="Wingdings" w:hint="default"/>
      </w:rPr>
    </w:lvl>
    <w:lvl w:ilvl="6" w:tplc="D2105E94">
      <w:start w:val="1"/>
      <w:numFmt w:val="bullet"/>
      <w:lvlText w:val=""/>
      <w:lvlJc w:val="left"/>
      <w:pPr>
        <w:ind w:left="5040" w:hanging="360"/>
      </w:pPr>
      <w:rPr>
        <w:rFonts w:ascii="Symbol" w:hAnsi="Symbol" w:hint="default"/>
      </w:rPr>
    </w:lvl>
    <w:lvl w:ilvl="7" w:tplc="EAB2662E">
      <w:start w:val="1"/>
      <w:numFmt w:val="bullet"/>
      <w:lvlText w:val="o"/>
      <w:lvlJc w:val="left"/>
      <w:pPr>
        <w:ind w:left="5760" w:hanging="360"/>
      </w:pPr>
      <w:rPr>
        <w:rFonts w:ascii="Courier New" w:hAnsi="Courier New" w:hint="default"/>
      </w:rPr>
    </w:lvl>
    <w:lvl w:ilvl="8" w:tplc="562064A8">
      <w:start w:val="1"/>
      <w:numFmt w:val="bullet"/>
      <w:lvlText w:val=""/>
      <w:lvlJc w:val="left"/>
      <w:pPr>
        <w:ind w:left="6480" w:hanging="360"/>
      </w:pPr>
      <w:rPr>
        <w:rFonts w:ascii="Wingdings" w:hAnsi="Wingdings" w:hint="default"/>
      </w:rPr>
    </w:lvl>
  </w:abstractNum>
  <w:abstractNum w:abstractNumId="17" w15:restartNumberingAfterBreak="0">
    <w:nsid w:val="38A608BF"/>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E1A9D"/>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3C1F20E5"/>
    <w:multiLevelType w:val="hybridMultilevel"/>
    <w:tmpl w:val="77706678"/>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3CC7510C"/>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E323A"/>
    <w:multiLevelType w:val="multilevel"/>
    <w:tmpl w:val="3E94289C"/>
    <w:lvl w:ilvl="0">
      <w:start w:val="1"/>
      <w:numFmt w:val="decimal"/>
      <w:pStyle w:val="Listaconnmeros"/>
      <w:lvlText w:val="%1."/>
      <w:lvlJc w:val="left"/>
      <w:pPr>
        <w:tabs>
          <w:tab w:val="num" w:pos="284"/>
        </w:tabs>
        <w:ind w:left="432" w:hanging="432"/>
      </w:pPr>
    </w:lvl>
    <w:lvl w:ilvl="1">
      <w:start w:val="1"/>
      <w:numFmt w:val="decimal"/>
      <w:pStyle w:val="mdtitulo1"/>
      <w:isLgl/>
      <w:lvlText w:val="%1.%2."/>
      <w:lvlJc w:val="left"/>
      <w:pPr>
        <w:tabs>
          <w:tab w:val="num" w:pos="3816"/>
        </w:tabs>
        <w:ind w:left="381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isLg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2" w15:restartNumberingAfterBreak="0">
    <w:nsid w:val="3D5E0EE3"/>
    <w:multiLevelType w:val="hybridMultilevel"/>
    <w:tmpl w:val="49C20822"/>
    <w:lvl w:ilvl="0" w:tplc="CECE64CC">
      <w:start w:val="3"/>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DB57E10"/>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AD17E"/>
    <w:multiLevelType w:val="hybridMultilevel"/>
    <w:tmpl w:val="A8E2713C"/>
    <w:lvl w:ilvl="0" w:tplc="AACE49CE">
      <w:start w:val="1"/>
      <w:numFmt w:val="bullet"/>
      <w:lvlText w:val=""/>
      <w:lvlJc w:val="left"/>
      <w:pPr>
        <w:ind w:left="720" w:hanging="360"/>
      </w:pPr>
      <w:rPr>
        <w:rFonts w:ascii="Symbol" w:hAnsi="Symbol" w:hint="default"/>
      </w:rPr>
    </w:lvl>
    <w:lvl w:ilvl="1" w:tplc="EB5A6F8E">
      <w:start w:val="1"/>
      <w:numFmt w:val="bullet"/>
      <w:lvlText w:val="o"/>
      <w:lvlJc w:val="left"/>
      <w:pPr>
        <w:ind w:left="1440" w:hanging="360"/>
      </w:pPr>
      <w:rPr>
        <w:rFonts w:ascii="Courier New" w:hAnsi="Courier New" w:hint="default"/>
      </w:rPr>
    </w:lvl>
    <w:lvl w:ilvl="2" w:tplc="3300CEE0">
      <w:start w:val="1"/>
      <w:numFmt w:val="bullet"/>
      <w:lvlText w:val=""/>
      <w:lvlJc w:val="left"/>
      <w:pPr>
        <w:ind w:left="2160" w:hanging="360"/>
      </w:pPr>
      <w:rPr>
        <w:rFonts w:ascii="Wingdings" w:hAnsi="Wingdings" w:hint="default"/>
      </w:rPr>
    </w:lvl>
    <w:lvl w:ilvl="3" w:tplc="00481D16">
      <w:start w:val="1"/>
      <w:numFmt w:val="bullet"/>
      <w:lvlText w:val=""/>
      <w:lvlJc w:val="left"/>
      <w:pPr>
        <w:ind w:left="2880" w:hanging="360"/>
      </w:pPr>
      <w:rPr>
        <w:rFonts w:ascii="Symbol" w:hAnsi="Symbol" w:hint="default"/>
      </w:rPr>
    </w:lvl>
    <w:lvl w:ilvl="4" w:tplc="5BC2B782">
      <w:start w:val="1"/>
      <w:numFmt w:val="bullet"/>
      <w:lvlText w:val="o"/>
      <w:lvlJc w:val="left"/>
      <w:pPr>
        <w:ind w:left="3600" w:hanging="360"/>
      </w:pPr>
      <w:rPr>
        <w:rFonts w:ascii="Courier New" w:hAnsi="Courier New" w:hint="default"/>
      </w:rPr>
    </w:lvl>
    <w:lvl w:ilvl="5" w:tplc="816EBDB8">
      <w:start w:val="1"/>
      <w:numFmt w:val="bullet"/>
      <w:lvlText w:val=""/>
      <w:lvlJc w:val="left"/>
      <w:pPr>
        <w:ind w:left="4320" w:hanging="360"/>
      </w:pPr>
      <w:rPr>
        <w:rFonts w:ascii="Wingdings" w:hAnsi="Wingdings" w:hint="default"/>
      </w:rPr>
    </w:lvl>
    <w:lvl w:ilvl="6" w:tplc="DEF88DB0">
      <w:start w:val="1"/>
      <w:numFmt w:val="bullet"/>
      <w:lvlText w:val=""/>
      <w:lvlJc w:val="left"/>
      <w:pPr>
        <w:ind w:left="5040" w:hanging="360"/>
      </w:pPr>
      <w:rPr>
        <w:rFonts w:ascii="Symbol" w:hAnsi="Symbol" w:hint="default"/>
      </w:rPr>
    </w:lvl>
    <w:lvl w:ilvl="7" w:tplc="2932CAFE">
      <w:start w:val="1"/>
      <w:numFmt w:val="bullet"/>
      <w:lvlText w:val="o"/>
      <w:lvlJc w:val="left"/>
      <w:pPr>
        <w:ind w:left="5760" w:hanging="360"/>
      </w:pPr>
      <w:rPr>
        <w:rFonts w:ascii="Courier New" w:hAnsi="Courier New" w:hint="default"/>
      </w:rPr>
    </w:lvl>
    <w:lvl w:ilvl="8" w:tplc="F5B8198E">
      <w:start w:val="1"/>
      <w:numFmt w:val="bullet"/>
      <w:lvlText w:val=""/>
      <w:lvlJc w:val="left"/>
      <w:pPr>
        <w:ind w:left="6480" w:hanging="360"/>
      </w:pPr>
      <w:rPr>
        <w:rFonts w:ascii="Wingdings" w:hAnsi="Wingdings" w:hint="default"/>
      </w:rPr>
    </w:lvl>
  </w:abstractNum>
  <w:abstractNum w:abstractNumId="25" w15:restartNumberingAfterBreak="0">
    <w:nsid w:val="3F531DC9"/>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793663"/>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B7186F"/>
    <w:multiLevelType w:val="hybridMultilevel"/>
    <w:tmpl w:val="C1AC9264"/>
    <w:lvl w:ilvl="0" w:tplc="FD009F68">
      <w:numFmt w:val="bullet"/>
      <w:lvlText w:val="-"/>
      <w:lvlJc w:val="left"/>
      <w:pPr>
        <w:ind w:left="1440" w:hanging="360"/>
      </w:pPr>
      <w:rPr>
        <w:rFonts w:ascii="Times New Roman" w:eastAsia="Times New Roman" w:hAnsi="Times New Roman" w:cs="Times New Roman"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8" w15:restartNumberingAfterBreak="0">
    <w:nsid w:val="40FA7DDF"/>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994659"/>
    <w:multiLevelType w:val="hybridMultilevel"/>
    <w:tmpl w:val="12966032"/>
    <w:lvl w:ilvl="0" w:tplc="6330A6B6">
      <w:numFmt w:val="bullet"/>
      <w:lvlText w:val="-"/>
      <w:lvlJc w:val="left"/>
      <w:pPr>
        <w:ind w:left="1428" w:hanging="360"/>
      </w:pPr>
      <w:rPr>
        <w:rFonts w:ascii="Times New Roman" w:eastAsia="Times New Roman" w:hAnsi="Times New Roman" w:cs="Times New Roman" w:hint="default"/>
      </w:rPr>
    </w:lvl>
    <w:lvl w:ilvl="1" w:tplc="080A0003">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0" w15:restartNumberingAfterBreak="0">
    <w:nsid w:val="48129FD8"/>
    <w:multiLevelType w:val="hybridMultilevel"/>
    <w:tmpl w:val="5CAE1524"/>
    <w:lvl w:ilvl="0" w:tplc="7974D444">
      <w:start w:val="1"/>
      <w:numFmt w:val="bullet"/>
      <w:lvlText w:val=""/>
      <w:lvlJc w:val="left"/>
      <w:pPr>
        <w:ind w:left="720" w:hanging="360"/>
      </w:pPr>
      <w:rPr>
        <w:rFonts w:ascii="Symbol" w:hAnsi="Symbol" w:hint="default"/>
      </w:rPr>
    </w:lvl>
    <w:lvl w:ilvl="1" w:tplc="D6E004B2">
      <w:start w:val="1"/>
      <w:numFmt w:val="bullet"/>
      <w:lvlText w:val="o"/>
      <w:lvlJc w:val="left"/>
      <w:pPr>
        <w:ind w:left="1440" w:hanging="360"/>
      </w:pPr>
      <w:rPr>
        <w:rFonts w:ascii="Courier New" w:hAnsi="Courier New" w:hint="default"/>
      </w:rPr>
    </w:lvl>
    <w:lvl w:ilvl="2" w:tplc="64CAF13A">
      <w:start w:val="1"/>
      <w:numFmt w:val="bullet"/>
      <w:lvlText w:val=""/>
      <w:lvlJc w:val="left"/>
      <w:pPr>
        <w:ind w:left="2160" w:hanging="360"/>
      </w:pPr>
      <w:rPr>
        <w:rFonts w:ascii="Wingdings" w:hAnsi="Wingdings" w:hint="default"/>
      </w:rPr>
    </w:lvl>
    <w:lvl w:ilvl="3" w:tplc="E2CE7CD0">
      <w:start w:val="1"/>
      <w:numFmt w:val="bullet"/>
      <w:lvlText w:val=""/>
      <w:lvlJc w:val="left"/>
      <w:pPr>
        <w:ind w:left="2880" w:hanging="360"/>
      </w:pPr>
      <w:rPr>
        <w:rFonts w:ascii="Symbol" w:hAnsi="Symbol" w:hint="default"/>
      </w:rPr>
    </w:lvl>
    <w:lvl w:ilvl="4" w:tplc="C72EA92C">
      <w:start w:val="1"/>
      <w:numFmt w:val="bullet"/>
      <w:lvlText w:val="o"/>
      <w:lvlJc w:val="left"/>
      <w:pPr>
        <w:ind w:left="3600" w:hanging="360"/>
      </w:pPr>
      <w:rPr>
        <w:rFonts w:ascii="Courier New" w:hAnsi="Courier New" w:hint="default"/>
      </w:rPr>
    </w:lvl>
    <w:lvl w:ilvl="5" w:tplc="8AC8AF60">
      <w:start w:val="1"/>
      <w:numFmt w:val="bullet"/>
      <w:lvlText w:val=""/>
      <w:lvlJc w:val="left"/>
      <w:pPr>
        <w:ind w:left="4320" w:hanging="360"/>
      </w:pPr>
      <w:rPr>
        <w:rFonts w:ascii="Wingdings" w:hAnsi="Wingdings" w:hint="default"/>
      </w:rPr>
    </w:lvl>
    <w:lvl w:ilvl="6" w:tplc="9A346472">
      <w:start w:val="1"/>
      <w:numFmt w:val="bullet"/>
      <w:lvlText w:val=""/>
      <w:lvlJc w:val="left"/>
      <w:pPr>
        <w:ind w:left="5040" w:hanging="360"/>
      </w:pPr>
      <w:rPr>
        <w:rFonts w:ascii="Symbol" w:hAnsi="Symbol" w:hint="default"/>
      </w:rPr>
    </w:lvl>
    <w:lvl w:ilvl="7" w:tplc="EBAA8B32">
      <w:start w:val="1"/>
      <w:numFmt w:val="bullet"/>
      <w:lvlText w:val="o"/>
      <w:lvlJc w:val="left"/>
      <w:pPr>
        <w:ind w:left="5760" w:hanging="360"/>
      </w:pPr>
      <w:rPr>
        <w:rFonts w:ascii="Courier New" w:hAnsi="Courier New" w:hint="default"/>
      </w:rPr>
    </w:lvl>
    <w:lvl w:ilvl="8" w:tplc="962E0F82">
      <w:start w:val="1"/>
      <w:numFmt w:val="bullet"/>
      <w:lvlText w:val=""/>
      <w:lvlJc w:val="left"/>
      <w:pPr>
        <w:ind w:left="6480" w:hanging="360"/>
      </w:pPr>
      <w:rPr>
        <w:rFonts w:ascii="Wingdings" w:hAnsi="Wingdings" w:hint="default"/>
      </w:rPr>
    </w:lvl>
  </w:abstractNum>
  <w:abstractNum w:abstractNumId="31" w15:restartNumberingAfterBreak="0">
    <w:nsid w:val="4DA5DC33"/>
    <w:multiLevelType w:val="hybridMultilevel"/>
    <w:tmpl w:val="BEEE3AFC"/>
    <w:lvl w:ilvl="0" w:tplc="4F7249E0">
      <w:start w:val="1"/>
      <w:numFmt w:val="bullet"/>
      <w:lvlText w:val=""/>
      <w:lvlJc w:val="left"/>
      <w:pPr>
        <w:ind w:left="720" w:hanging="360"/>
      </w:pPr>
      <w:rPr>
        <w:rFonts w:ascii="Symbol" w:hAnsi="Symbol" w:hint="default"/>
      </w:rPr>
    </w:lvl>
    <w:lvl w:ilvl="1" w:tplc="67BABDF6">
      <w:start w:val="1"/>
      <w:numFmt w:val="bullet"/>
      <w:lvlText w:val="o"/>
      <w:lvlJc w:val="left"/>
      <w:pPr>
        <w:ind w:left="1440" w:hanging="360"/>
      </w:pPr>
      <w:rPr>
        <w:rFonts w:ascii="Courier New" w:hAnsi="Courier New" w:hint="default"/>
      </w:rPr>
    </w:lvl>
    <w:lvl w:ilvl="2" w:tplc="2312BC22">
      <w:start w:val="1"/>
      <w:numFmt w:val="bullet"/>
      <w:lvlText w:val=""/>
      <w:lvlJc w:val="left"/>
      <w:pPr>
        <w:ind w:left="2160" w:hanging="360"/>
      </w:pPr>
      <w:rPr>
        <w:rFonts w:ascii="Wingdings" w:hAnsi="Wingdings" w:hint="default"/>
      </w:rPr>
    </w:lvl>
    <w:lvl w:ilvl="3" w:tplc="153AA68E">
      <w:start w:val="1"/>
      <w:numFmt w:val="bullet"/>
      <w:lvlText w:val=""/>
      <w:lvlJc w:val="left"/>
      <w:pPr>
        <w:ind w:left="2880" w:hanging="360"/>
      </w:pPr>
      <w:rPr>
        <w:rFonts w:ascii="Symbol" w:hAnsi="Symbol" w:hint="default"/>
      </w:rPr>
    </w:lvl>
    <w:lvl w:ilvl="4" w:tplc="08227838">
      <w:start w:val="1"/>
      <w:numFmt w:val="bullet"/>
      <w:lvlText w:val="o"/>
      <w:lvlJc w:val="left"/>
      <w:pPr>
        <w:ind w:left="3600" w:hanging="360"/>
      </w:pPr>
      <w:rPr>
        <w:rFonts w:ascii="Courier New" w:hAnsi="Courier New" w:hint="default"/>
      </w:rPr>
    </w:lvl>
    <w:lvl w:ilvl="5" w:tplc="6AA6CBCC">
      <w:start w:val="1"/>
      <w:numFmt w:val="bullet"/>
      <w:lvlText w:val=""/>
      <w:lvlJc w:val="left"/>
      <w:pPr>
        <w:ind w:left="4320" w:hanging="360"/>
      </w:pPr>
      <w:rPr>
        <w:rFonts w:ascii="Wingdings" w:hAnsi="Wingdings" w:hint="default"/>
      </w:rPr>
    </w:lvl>
    <w:lvl w:ilvl="6" w:tplc="D590B1E6">
      <w:start w:val="1"/>
      <w:numFmt w:val="bullet"/>
      <w:lvlText w:val=""/>
      <w:lvlJc w:val="left"/>
      <w:pPr>
        <w:ind w:left="5040" w:hanging="360"/>
      </w:pPr>
      <w:rPr>
        <w:rFonts w:ascii="Symbol" w:hAnsi="Symbol" w:hint="default"/>
      </w:rPr>
    </w:lvl>
    <w:lvl w:ilvl="7" w:tplc="30C8BA8A">
      <w:start w:val="1"/>
      <w:numFmt w:val="bullet"/>
      <w:lvlText w:val="o"/>
      <w:lvlJc w:val="left"/>
      <w:pPr>
        <w:ind w:left="5760" w:hanging="360"/>
      </w:pPr>
      <w:rPr>
        <w:rFonts w:ascii="Courier New" w:hAnsi="Courier New" w:hint="default"/>
      </w:rPr>
    </w:lvl>
    <w:lvl w:ilvl="8" w:tplc="C630CC6E">
      <w:start w:val="1"/>
      <w:numFmt w:val="bullet"/>
      <w:lvlText w:val=""/>
      <w:lvlJc w:val="left"/>
      <w:pPr>
        <w:ind w:left="6480" w:hanging="360"/>
      </w:pPr>
      <w:rPr>
        <w:rFonts w:ascii="Wingdings" w:hAnsi="Wingdings" w:hint="default"/>
      </w:rPr>
    </w:lvl>
  </w:abstractNum>
  <w:abstractNum w:abstractNumId="32" w15:restartNumberingAfterBreak="0">
    <w:nsid w:val="5EBC1307"/>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414BE5"/>
    <w:multiLevelType w:val="hybridMultilevel"/>
    <w:tmpl w:val="BE9042FA"/>
    <w:lvl w:ilvl="0" w:tplc="2286BB84">
      <w:start w:val="1"/>
      <w:numFmt w:val="bullet"/>
      <w:lvlText w:val="-"/>
      <w:lvlJc w:val="left"/>
      <w:pPr>
        <w:ind w:left="720" w:hanging="360"/>
      </w:pPr>
      <w:rPr>
        <w:rFonts w:ascii="Calibri" w:eastAsia="Times New Roman" w:hAnsi="Calibri" w:cs="Calibri" w:hint="default"/>
        <w:b w:val="0"/>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26B74EB"/>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3A5495"/>
    <w:multiLevelType w:val="singleLevel"/>
    <w:tmpl w:val="1BA4E954"/>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6B6D6CA5"/>
    <w:multiLevelType w:val="hybridMultilevel"/>
    <w:tmpl w:val="3238F24A"/>
    <w:lvl w:ilvl="0" w:tplc="C6C4C57E">
      <w:start w:val="1"/>
      <w:numFmt w:val="bullet"/>
      <w:lvlText w:val=""/>
      <w:lvlJc w:val="left"/>
      <w:pPr>
        <w:ind w:left="720" w:hanging="360"/>
      </w:pPr>
      <w:rPr>
        <w:rFonts w:ascii="Symbol" w:hAnsi="Symbol" w:hint="default"/>
      </w:rPr>
    </w:lvl>
    <w:lvl w:ilvl="1" w:tplc="27F2C18C">
      <w:start w:val="1"/>
      <w:numFmt w:val="bullet"/>
      <w:lvlText w:val="o"/>
      <w:lvlJc w:val="left"/>
      <w:pPr>
        <w:ind w:left="1440" w:hanging="360"/>
      </w:pPr>
      <w:rPr>
        <w:rFonts w:ascii="Courier New" w:hAnsi="Courier New" w:hint="default"/>
      </w:rPr>
    </w:lvl>
    <w:lvl w:ilvl="2" w:tplc="C37E6C3A">
      <w:start w:val="1"/>
      <w:numFmt w:val="bullet"/>
      <w:lvlText w:val=""/>
      <w:lvlJc w:val="left"/>
      <w:pPr>
        <w:ind w:left="2160" w:hanging="360"/>
      </w:pPr>
      <w:rPr>
        <w:rFonts w:ascii="Wingdings" w:hAnsi="Wingdings" w:hint="default"/>
      </w:rPr>
    </w:lvl>
    <w:lvl w:ilvl="3" w:tplc="4CF008D8">
      <w:start w:val="1"/>
      <w:numFmt w:val="bullet"/>
      <w:lvlText w:val=""/>
      <w:lvlJc w:val="left"/>
      <w:pPr>
        <w:ind w:left="2880" w:hanging="360"/>
      </w:pPr>
      <w:rPr>
        <w:rFonts w:ascii="Symbol" w:hAnsi="Symbol" w:hint="default"/>
      </w:rPr>
    </w:lvl>
    <w:lvl w:ilvl="4" w:tplc="9A44C9CA">
      <w:start w:val="1"/>
      <w:numFmt w:val="bullet"/>
      <w:lvlText w:val="o"/>
      <w:lvlJc w:val="left"/>
      <w:pPr>
        <w:ind w:left="3600" w:hanging="360"/>
      </w:pPr>
      <w:rPr>
        <w:rFonts w:ascii="Courier New" w:hAnsi="Courier New" w:hint="default"/>
      </w:rPr>
    </w:lvl>
    <w:lvl w:ilvl="5" w:tplc="01FA3860">
      <w:start w:val="1"/>
      <w:numFmt w:val="bullet"/>
      <w:lvlText w:val=""/>
      <w:lvlJc w:val="left"/>
      <w:pPr>
        <w:ind w:left="4320" w:hanging="360"/>
      </w:pPr>
      <w:rPr>
        <w:rFonts w:ascii="Wingdings" w:hAnsi="Wingdings" w:hint="default"/>
      </w:rPr>
    </w:lvl>
    <w:lvl w:ilvl="6" w:tplc="43187256">
      <w:start w:val="1"/>
      <w:numFmt w:val="bullet"/>
      <w:lvlText w:val=""/>
      <w:lvlJc w:val="left"/>
      <w:pPr>
        <w:ind w:left="5040" w:hanging="360"/>
      </w:pPr>
      <w:rPr>
        <w:rFonts w:ascii="Symbol" w:hAnsi="Symbol" w:hint="default"/>
      </w:rPr>
    </w:lvl>
    <w:lvl w:ilvl="7" w:tplc="B344C9CA">
      <w:start w:val="1"/>
      <w:numFmt w:val="bullet"/>
      <w:lvlText w:val="o"/>
      <w:lvlJc w:val="left"/>
      <w:pPr>
        <w:ind w:left="5760" w:hanging="360"/>
      </w:pPr>
      <w:rPr>
        <w:rFonts w:ascii="Courier New" w:hAnsi="Courier New" w:hint="default"/>
      </w:rPr>
    </w:lvl>
    <w:lvl w:ilvl="8" w:tplc="04DE1FEC">
      <w:start w:val="1"/>
      <w:numFmt w:val="bullet"/>
      <w:lvlText w:val=""/>
      <w:lvlJc w:val="left"/>
      <w:pPr>
        <w:ind w:left="6480" w:hanging="360"/>
      </w:pPr>
      <w:rPr>
        <w:rFonts w:ascii="Wingdings" w:hAnsi="Wingdings" w:hint="default"/>
      </w:rPr>
    </w:lvl>
  </w:abstractNum>
  <w:abstractNum w:abstractNumId="37" w15:restartNumberingAfterBreak="0">
    <w:nsid w:val="6C9B418B"/>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9D71F6"/>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A77E7"/>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B6299"/>
    <w:multiLevelType w:val="multilevel"/>
    <w:tmpl w:val="7290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5E038F"/>
    <w:multiLevelType w:val="singleLevel"/>
    <w:tmpl w:val="0409000F"/>
    <w:lvl w:ilvl="0">
      <w:start w:val="1"/>
      <w:numFmt w:val="decimal"/>
      <w:lvlText w:val="%1."/>
      <w:lvlJc w:val="left"/>
      <w:pPr>
        <w:tabs>
          <w:tab w:val="num" w:pos="360"/>
        </w:tabs>
        <w:ind w:left="360" w:hanging="360"/>
      </w:pPr>
    </w:lvl>
  </w:abstractNum>
  <w:num w:numId="1" w16cid:durableId="789668556">
    <w:abstractNumId w:val="16"/>
  </w:num>
  <w:num w:numId="2" w16cid:durableId="2000114322">
    <w:abstractNumId w:val="30"/>
  </w:num>
  <w:num w:numId="3" w16cid:durableId="683017006">
    <w:abstractNumId w:val="36"/>
  </w:num>
  <w:num w:numId="4" w16cid:durableId="547303941">
    <w:abstractNumId w:val="24"/>
  </w:num>
  <w:num w:numId="5" w16cid:durableId="1680964563">
    <w:abstractNumId w:val="12"/>
  </w:num>
  <w:num w:numId="6" w16cid:durableId="413405648">
    <w:abstractNumId w:val="1"/>
  </w:num>
  <w:num w:numId="7" w16cid:durableId="83807907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00818067">
    <w:abstractNumId w:val="10"/>
  </w:num>
  <w:num w:numId="9" w16cid:durableId="470830545">
    <w:abstractNumId w:val="7"/>
  </w:num>
  <w:num w:numId="10" w16cid:durableId="1418819120">
    <w:abstractNumId w:val="15"/>
  </w:num>
  <w:num w:numId="11" w16cid:durableId="1363245226">
    <w:abstractNumId w:val="31"/>
  </w:num>
  <w:num w:numId="12" w16cid:durableId="1475021765">
    <w:abstractNumId w:val="3"/>
  </w:num>
  <w:num w:numId="13" w16cid:durableId="1920747334">
    <w:abstractNumId w:val="11"/>
  </w:num>
  <w:num w:numId="14" w16cid:durableId="1013536440">
    <w:abstractNumId w:val="26"/>
  </w:num>
  <w:num w:numId="15" w16cid:durableId="490146115">
    <w:abstractNumId w:val="9"/>
  </w:num>
  <w:num w:numId="16" w16cid:durableId="1354260584">
    <w:abstractNumId w:val="25"/>
  </w:num>
  <w:num w:numId="17" w16cid:durableId="695542176">
    <w:abstractNumId w:val="34"/>
  </w:num>
  <w:num w:numId="18" w16cid:durableId="1001590026">
    <w:abstractNumId w:val="40"/>
  </w:num>
  <w:num w:numId="19" w16cid:durableId="458576190">
    <w:abstractNumId w:val="38"/>
  </w:num>
  <w:num w:numId="20" w16cid:durableId="1540778792">
    <w:abstractNumId w:val="23"/>
  </w:num>
  <w:num w:numId="21" w16cid:durableId="1657101910">
    <w:abstractNumId w:val="32"/>
  </w:num>
  <w:num w:numId="22" w16cid:durableId="711350043">
    <w:abstractNumId w:val="39"/>
  </w:num>
  <w:num w:numId="23" w16cid:durableId="435246955">
    <w:abstractNumId w:val="37"/>
  </w:num>
  <w:num w:numId="24" w16cid:durableId="1054625087">
    <w:abstractNumId w:val="17"/>
  </w:num>
  <w:num w:numId="25" w16cid:durableId="1528177146">
    <w:abstractNumId w:val="20"/>
  </w:num>
  <w:num w:numId="26" w16cid:durableId="685903659">
    <w:abstractNumId w:val="2"/>
  </w:num>
  <w:num w:numId="27" w16cid:durableId="1181776708">
    <w:abstractNumId w:val="28"/>
  </w:num>
  <w:num w:numId="28" w16cid:durableId="1232230553">
    <w:abstractNumId w:val="13"/>
  </w:num>
  <w:num w:numId="29" w16cid:durableId="128861681">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0" w16cid:durableId="1452628117">
    <w:abstractNumId w:val="0"/>
    <w:lvlOverride w:ilvl="0">
      <w:lvl w:ilvl="0">
        <w:start w:val="1"/>
        <w:numFmt w:val="bullet"/>
        <w:lvlText w:val=""/>
        <w:legacy w:legacy="1" w:legacySpace="0" w:legacyIndent="360"/>
        <w:lvlJc w:val="left"/>
        <w:pPr>
          <w:ind w:left="360" w:hanging="360"/>
        </w:pPr>
        <w:rPr>
          <w:rFonts w:ascii="Monotype Sorts" w:hAnsi="Monotype Sorts" w:hint="default"/>
        </w:rPr>
      </w:lvl>
    </w:lvlOverride>
  </w:num>
  <w:num w:numId="31" w16cid:durableId="1073970212">
    <w:abstractNumId w:val="35"/>
  </w:num>
  <w:num w:numId="32" w16cid:durableId="713624670">
    <w:abstractNumId w:val="41"/>
  </w:num>
  <w:num w:numId="33" w16cid:durableId="1048265106">
    <w:abstractNumId w:val="18"/>
  </w:num>
  <w:num w:numId="34" w16cid:durableId="1985354237">
    <w:abstractNumId w:val="22"/>
  </w:num>
  <w:num w:numId="35" w16cid:durableId="505362504">
    <w:abstractNumId w:val="29"/>
  </w:num>
  <w:num w:numId="36" w16cid:durableId="2052998100">
    <w:abstractNumId w:val="19"/>
  </w:num>
  <w:num w:numId="37" w16cid:durableId="485240625">
    <w:abstractNumId w:val="27"/>
  </w:num>
  <w:num w:numId="38" w16cid:durableId="1324310446">
    <w:abstractNumId w:val="4"/>
  </w:num>
  <w:num w:numId="39" w16cid:durableId="2085099501">
    <w:abstractNumId w:val="14"/>
  </w:num>
  <w:num w:numId="40" w16cid:durableId="1893538653">
    <w:abstractNumId w:val="8"/>
  </w:num>
  <w:num w:numId="41" w16cid:durableId="887030856">
    <w:abstractNumId w:val="6"/>
  </w:num>
  <w:num w:numId="42" w16cid:durableId="726414697">
    <w:abstractNumId w:val="33"/>
  </w:num>
  <w:num w:numId="43" w16cid:durableId="1781146816">
    <w:abstractNumId w:val="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E4D"/>
    <w:rsid w:val="0000456F"/>
    <w:rsid w:val="00023886"/>
    <w:rsid w:val="0002698F"/>
    <w:rsid w:val="00032D7C"/>
    <w:rsid w:val="0003501A"/>
    <w:rsid w:val="00052D90"/>
    <w:rsid w:val="000655BE"/>
    <w:rsid w:val="00067266"/>
    <w:rsid w:val="00067DAB"/>
    <w:rsid w:val="0007341E"/>
    <w:rsid w:val="000767EE"/>
    <w:rsid w:val="00076FF6"/>
    <w:rsid w:val="00080975"/>
    <w:rsid w:val="000822AE"/>
    <w:rsid w:val="000856A8"/>
    <w:rsid w:val="000A021D"/>
    <w:rsid w:val="000A5834"/>
    <w:rsid w:val="000B06D2"/>
    <w:rsid w:val="000B0B06"/>
    <w:rsid w:val="000B49FA"/>
    <w:rsid w:val="000C58C0"/>
    <w:rsid w:val="000C61EF"/>
    <w:rsid w:val="000C6AA5"/>
    <w:rsid w:val="000D1E66"/>
    <w:rsid w:val="000D257C"/>
    <w:rsid w:val="000D6AE9"/>
    <w:rsid w:val="000D7DED"/>
    <w:rsid w:val="000E6589"/>
    <w:rsid w:val="000E70D0"/>
    <w:rsid w:val="000F038F"/>
    <w:rsid w:val="000F3F3F"/>
    <w:rsid w:val="000F500D"/>
    <w:rsid w:val="00103089"/>
    <w:rsid w:val="0010568E"/>
    <w:rsid w:val="001061E5"/>
    <w:rsid w:val="00106666"/>
    <w:rsid w:val="00107273"/>
    <w:rsid w:val="00126A37"/>
    <w:rsid w:val="00130B8E"/>
    <w:rsid w:val="001342BF"/>
    <w:rsid w:val="00134417"/>
    <w:rsid w:val="00137805"/>
    <w:rsid w:val="00142F09"/>
    <w:rsid w:val="00143783"/>
    <w:rsid w:val="001459C7"/>
    <w:rsid w:val="00163903"/>
    <w:rsid w:val="0016418E"/>
    <w:rsid w:val="001756F4"/>
    <w:rsid w:val="00180B2C"/>
    <w:rsid w:val="00182397"/>
    <w:rsid w:val="00187E0D"/>
    <w:rsid w:val="001A04FE"/>
    <w:rsid w:val="001A684D"/>
    <w:rsid w:val="001B0330"/>
    <w:rsid w:val="001B41FD"/>
    <w:rsid w:val="001C0BB4"/>
    <w:rsid w:val="001D3F32"/>
    <w:rsid w:val="001D4A1B"/>
    <w:rsid w:val="001D5047"/>
    <w:rsid w:val="001E0334"/>
    <w:rsid w:val="001E0DC8"/>
    <w:rsid w:val="001E367A"/>
    <w:rsid w:val="001E37AA"/>
    <w:rsid w:val="001E55CE"/>
    <w:rsid w:val="001F0978"/>
    <w:rsid w:val="001F357A"/>
    <w:rsid w:val="00201921"/>
    <w:rsid w:val="0020291F"/>
    <w:rsid w:val="00212B95"/>
    <w:rsid w:val="00212E42"/>
    <w:rsid w:val="00221ADA"/>
    <w:rsid w:val="00222C7C"/>
    <w:rsid w:val="0023257A"/>
    <w:rsid w:val="0024419C"/>
    <w:rsid w:val="00245170"/>
    <w:rsid w:val="00246953"/>
    <w:rsid w:val="00247053"/>
    <w:rsid w:val="00253078"/>
    <w:rsid w:val="00254B48"/>
    <w:rsid w:val="002556F7"/>
    <w:rsid w:val="0025692C"/>
    <w:rsid w:val="002570B8"/>
    <w:rsid w:val="00270878"/>
    <w:rsid w:val="002708B1"/>
    <w:rsid w:val="00270DB2"/>
    <w:rsid w:val="00272141"/>
    <w:rsid w:val="002807D8"/>
    <w:rsid w:val="00285512"/>
    <w:rsid w:val="0028720F"/>
    <w:rsid w:val="00287FCB"/>
    <w:rsid w:val="00293D2F"/>
    <w:rsid w:val="00294F70"/>
    <w:rsid w:val="002A38A3"/>
    <w:rsid w:val="002B4194"/>
    <w:rsid w:val="002B4CD2"/>
    <w:rsid w:val="002C12B4"/>
    <w:rsid w:val="002C3610"/>
    <w:rsid w:val="002C78D2"/>
    <w:rsid w:val="002F574E"/>
    <w:rsid w:val="00305167"/>
    <w:rsid w:val="00311339"/>
    <w:rsid w:val="00312D2A"/>
    <w:rsid w:val="00312F5B"/>
    <w:rsid w:val="0031664F"/>
    <w:rsid w:val="00317B63"/>
    <w:rsid w:val="00323D9E"/>
    <w:rsid w:val="00327258"/>
    <w:rsid w:val="00333B2B"/>
    <w:rsid w:val="00336DE2"/>
    <w:rsid w:val="00352CA5"/>
    <w:rsid w:val="0036229D"/>
    <w:rsid w:val="0036544C"/>
    <w:rsid w:val="00366E4D"/>
    <w:rsid w:val="003779FC"/>
    <w:rsid w:val="00381DD1"/>
    <w:rsid w:val="00385D2B"/>
    <w:rsid w:val="00392D05"/>
    <w:rsid w:val="003965FB"/>
    <w:rsid w:val="003A01AD"/>
    <w:rsid w:val="003A347E"/>
    <w:rsid w:val="003A5FFE"/>
    <w:rsid w:val="003A7950"/>
    <w:rsid w:val="003B0911"/>
    <w:rsid w:val="003B5E74"/>
    <w:rsid w:val="003C4BCD"/>
    <w:rsid w:val="003D0D5E"/>
    <w:rsid w:val="003E0901"/>
    <w:rsid w:val="003E4F04"/>
    <w:rsid w:val="003F5358"/>
    <w:rsid w:val="00401AA1"/>
    <w:rsid w:val="004031AF"/>
    <w:rsid w:val="0040367A"/>
    <w:rsid w:val="00405B0B"/>
    <w:rsid w:val="00406B4F"/>
    <w:rsid w:val="00410D9E"/>
    <w:rsid w:val="00421189"/>
    <w:rsid w:val="00422473"/>
    <w:rsid w:val="004256B1"/>
    <w:rsid w:val="00427C16"/>
    <w:rsid w:val="004327C5"/>
    <w:rsid w:val="00435466"/>
    <w:rsid w:val="0043625D"/>
    <w:rsid w:val="00441C9D"/>
    <w:rsid w:val="00453AB0"/>
    <w:rsid w:val="0045761D"/>
    <w:rsid w:val="00470640"/>
    <w:rsid w:val="00472E10"/>
    <w:rsid w:val="0047401C"/>
    <w:rsid w:val="0048110E"/>
    <w:rsid w:val="00490158"/>
    <w:rsid w:val="00493492"/>
    <w:rsid w:val="00495030"/>
    <w:rsid w:val="004952BB"/>
    <w:rsid w:val="004A3E38"/>
    <w:rsid w:val="004B57E3"/>
    <w:rsid w:val="004B5907"/>
    <w:rsid w:val="004B68BE"/>
    <w:rsid w:val="004C4F2A"/>
    <w:rsid w:val="004D187A"/>
    <w:rsid w:val="004D2A7E"/>
    <w:rsid w:val="004D2FA7"/>
    <w:rsid w:val="004E2690"/>
    <w:rsid w:val="004F1BA3"/>
    <w:rsid w:val="004F2207"/>
    <w:rsid w:val="004F41FA"/>
    <w:rsid w:val="004F7232"/>
    <w:rsid w:val="00506A8C"/>
    <w:rsid w:val="005146A6"/>
    <w:rsid w:val="00521CC5"/>
    <w:rsid w:val="005253C7"/>
    <w:rsid w:val="005258B6"/>
    <w:rsid w:val="0052698F"/>
    <w:rsid w:val="00530917"/>
    <w:rsid w:val="0053213C"/>
    <w:rsid w:val="00550683"/>
    <w:rsid w:val="00561C84"/>
    <w:rsid w:val="00565A31"/>
    <w:rsid w:val="0056624F"/>
    <w:rsid w:val="005760A5"/>
    <w:rsid w:val="0057650B"/>
    <w:rsid w:val="00577659"/>
    <w:rsid w:val="00584B17"/>
    <w:rsid w:val="005872EC"/>
    <w:rsid w:val="00594389"/>
    <w:rsid w:val="0059600B"/>
    <w:rsid w:val="00596EFC"/>
    <w:rsid w:val="005A61F9"/>
    <w:rsid w:val="005B0837"/>
    <w:rsid w:val="005C25E2"/>
    <w:rsid w:val="005C7FE4"/>
    <w:rsid w:val="005E1BE7"/>
    <w:rsid w:val="005E4A86"/>
    <w:rsid w:val="005E79AB"/>
    <w:rsid w:val="005F14F6"/>
    <w:rsid w:val="005F2DF2"/>
    <w:rsid w:val="005F5CF2"/>
    <w:rsid w:val="00603A37"/>
    <w:rsid w:val="00606CD2"/>
    <w:rsid w:val="00615396"/>
    <w:rsid w:val="006175A6"/>
    <w:rsid w:val="006337BD"/>
    <w:rsid w:val="00636182"/>
    <w:rsid w:val="0063619C"/>
    <w:rsid w:val="00657156"/>
    <w:rsid w:val="006623E7"/>
    <w:rsid w:val="00665249"/>
    <w:rsid w:val="006668FE"/>
    <w:rsid w:val="00670448"/>
    <w:rsid w:val="00672836"/>
    <w:rsid w:val="00674DE7"/>
    <w:rsid w:val="00693A9E"/>
    <w:rsid w:val="006A0467"/>
    <w:rsid w:val="006A0A55"/>
    <w:rsid w:val="006A3760"/>
    <w:rsid w:val="006A637E"/>
    <w:rsid w:val="006A640B"/>
    <w:rsid w:val="006A7E95"/>
    <w:rsid w:val="006B0F42"/>
    <w:rsid w:val="006B7980"/>
    <w:rsid w:val="006C0684"/>
    <w:rsid w:val="006D4721"/>
    <w:rsid w:val="006D5E83"/>
    <w:rsid w:val="006E21AC"/>
    <w:rsid w:val="00702948"/>
    <w:rsid w:val="0070407A"/>
    <w:rsid w:val="00705516"/>
    <w:rsid w:val="00712DC9"/>
    <w:rsid w:val="00715426"/>
    <w:rsid w:val="00717FB0"/>
    <w:rsid w:val="00726651"/>
    <w:rsid w:val="00737A2E"/>
    <w:rsid w:val="00743B06"/>
    <w:rsid w:val="00745914"/>
    <w:rsid w:val="00747175"/>
    <w:rsid w:val="00751300"/>
    <w:rsid w:val="00754BE2"/>
    <w:rsid w:val="00757C09"/>
    <w:rsid w:val="00760E14"/>
    <w:rsid w:val="00763CD1"/>
    <w:rsid w:val="00763E38"/>
    <w:rsid w:val="007675B5"/>
    <w:rsid w:val="00774DB0"/>
    <w:rsid w:val="0077501B"/>
    <w:rsid w:val="007855FF"/>
    <w:rsid w:val="007911BE"/>
    <w:rsid w:val="0079344D"/>
    <w:rsid w:val="00795524"/>
    <w:rsid w:val="007A1B73"/>
    <w:rsid w:val="007A3D99"/>
    <w:rsid w:val="007B5F18"/>
    <w:rsid w:val="007B6227"/>
    <w:rsid w:val="007B74FC"/>
    <w:rsid w:val="007C067C"/>
    <w:rsid w:val="007D08D5"/>
    <w:rsid w:val="007D2F7C"/>
    <w:rsid w:val="007D5A8A"/>
    <w:rsid w:val="007D73D9"/>
    <w:rsid w:val="007E0F9B"/>
    <w:rsid w:val="007E23E6"/>
    <w:rsid w:val="007F422A"/>
    <w:rsid w:val="007F5EF5"/>
    <w:rsid w:val="007F6A08"/>
    <w:rsid w:val="00802CB7"/>
    <w:rsid w:val="00803152"/>
    <w:rsid w:val="00803AAD"/>
    <w:rsid w:val="00810937"/>
    <w:rsid w:val="00811B29"/>
    <w:rsid w:val="00821E01"/>
    <w:rsid w:val="00825310"/>
    <w:rsid w:val="00825EB8"/>
    <w:rsid w:val="00826118"/>
    <w:rsid w:val="00826637"/>
    <w:rsid w:val="008269E9"/>
    <w:rsid w:val="00831B9B"/>
    <w:rsid w:val="0083381A"/>
    <w:rsid w:val="00834151"/>
    <w:rsid w:val="0084320C"/>
    <w:rsid w:val="00851BE3"/>
    <w:rsid w:val="00865A97"/>
    <w:rsid w:val="0087308F"/>
    <w:rsid w:val="00873DB5"/>
    <w:rsid w:val="00890BFC"/>
    <w:rsid w:val="00893CB3"/>
    <w:rsid w:val="008A1B92"/>
    <w:rsid w:val="008B0B8A"/>
    <w:rsid w:val="008C0BF7"/>
    <w:rsid w:val="008D3866"/>
    <w:rsid w:val="008D7C8E"/>
    <w:rsid w:val="008E0CD2"/>
    <w:rsid w:val="008E1559"/>
    <w:rsid w:val="008F34A6"/>
    <w:rsid w:val="008F41F9"/>
    <w:rsid w:val="008F4899"/>
    <w:rsid w:val="008F6B7F"/>
    <w:rsid w:val="00900B5B"/>
    <w:rsid w:val="00900C71"/>
    <w:rsid w:val="00900EE6"/>
    <w:rsid w:val="00902D0B"/>
    <w:rsid w:val="00904C2B"/>
    <w:rsid w:val="0090645F"/>
    <w:rsid w:val="0091327C"/>
    <w:rsid w:val="00927899"/>
    <w:rsid w:val="00930AA2"/>
    <w:rsid w:val="009341AC"/>
    <w:rsid w:val="00941006"/>
    <w:rsid w:val="009467DA"/>
    <w:rsid w:val="00956F39"/>
    <w:rsid w:val="00962752"/>
    <w:rsid w:val="0096533E"/>
    <w:rsid w:val="0098195C"/>
    <w:rsid w:val="00985829"/>
    <w:rsid w:val="0099668B"/>
    <w:rsid w:val="0099732F"/>
    <w:rsid w:val="009A24DB"/>
    <w:rsid w:val="009B4B3B"/>
    <w:rsid w:val="009B6EE9"/>
    <w:rsid w:val="009C255F"/>
    <w:rsid w:val="009C266B"/>
    <w:rsid w:val="009C321A"/>
    <w:rsid w:val="009C36AB"/>
    <w:rsid w:val="009C6230"/>
    <w:rsid w:val="009D03D9"/>
    <w:rsid w:val="009D192C"/>
    <w:rsid w:val="009D2C8C"/>
    <w:rsid w:val="009D40B4"/>
    <w:rsid w:val="009D482F"/>
    <w:rsid w:val="009F21CC"/>
    <w:rsid w:val="009F3F6F"/>
    <w:rsid w:val="00A02EB8"/>
    <w:rsid w:val="00A06A27"/>
    <w:rsid w:val="00A11186"/>
    <w:rsid w:val="00A21340"/>
    <w:rsid w:val="00A24197"/>
    <w:rsid w:val="00A24480"/>
    <w:rsid w:val="00A25A79"/>
    <w:rsid w:val="00A27F30"/>
    <w:rsid w:val="00A310F3"/>
    <w:rsid w:val="00A3755C"/>
    <w:rsid w:val="00A37A4E"/>
    <w:rsid w:val="00A503E2"/>
    <w:rsid w:val="00A52625"/>
    <w:rsid w:val="00A528DF"/>
    <w:rsid w:val="00A53E6B"/>
    <w:rsid w:val="00A53F9A"/>
    <w:rsid w:val="00A564FE"/>
    <w:rsid w:val="00A64466"/>
    <w:rsid w:val="00A66AEF"/>
    <w:rsid w:val="00A6755F"/>
    <w:rsid w:val="00A72D70"/>
    <w:rsid w:val="00A74E25"/>
    <w:rsid w:val="00A7683F"/>
    <w:rsid w:val="00A80F45"/>
    <w:rsid w:val="00A87DDF"/>
    <w:rsid w:val="00A961BB"/>
    <w:rsid w:val="00AA2393"/>
    <w:rsid w:val="00AA2B8C"/>
    <w:rsid w:val="00AA2C6E"/>
    <w:rsid w:val="00AA6C11"/>
    <w:rsid w:val="00AB0053"/>
    <w:rsid w:val="00AB1C36"/>
    <w:rsid w:val="00AC7AA8"/>
    <w:rsid w:val="00AD02B1"/>
    <w:rsid w:val="00AD6CC6"/>
    <w:rsid w:val="00AF02B1"/>
    <w:rsid w:val="00AF6E0A"/>
    <w:rsid w:val="00B0683D"/>
    <w:rsid w:val="00B15974"/>
    <w:rsid w:val="00B16086"/>
    <w:rsid w:val="00B161A7"/>
    <w:rsid w:val="00B25E8F"/>
    <w:rsid w:val="00B30AD6"/>
    <w:rsid w:val="00B3749D"/>
    <w:rsid w:val="00B40854"/>
    <w:rsid w:val="00B474C5"/>
    <w:rsid w:val="00B502C5"/>
    <w:rsid w:val="00B5199B"/>
    <w:rsid w:val="00B56695"/>
    <w:rsid w:val="00B57920"/>
    <w:rsid w:val="00B60A6D"/>
    <w:rsid w:val="00B6463E"/>
    <w:rsid w:val="00B72650"/>
    <w:rsid w:val="00B74ABC"/>
    <w:rsid w:val="00B756C0"/>
    <w:rsid w:val="00B76C48"/>
    <w:rsid w:val="00B80163"/>
    <w:rsid w:val="00B949D3"/>
    <w:rsid w:val="00B95DE5"/>
    <w:rsid w:val="00BA1F8D"/>
    <w:rsid w:val="00BA255C"/>
    <w:rsid w:val="00BA44FB"/>
    <w:rsid w:val="00BA7778"/>
    <w:rsid w:val="00BB4E9F"/>
    <w:rsid w:val="00BB770E"/>
    <w:rsid w:val="00BC3632"/>
    <w:rsid w:val="00BD546A"/>
    <w:rsid w:val="00BE42E6"/>
    <w:rsid w:val="00BF538B"/>
    <w:rsid w:val="00BF7B76"/>
    <w:rsid w:val="00C03CFD"/>
    <w:rsid w:val="00C042D9"/>
    <w:rsid w:val="00C13F78"/>
    <w:rsid w:val="00C169C5"/>
    <w:rsid w:val="00C258D7"/>
    <w:rsid w:val="00C26A1E"/>
    <w:rsid w:val="00C3341B"/>
    <w:rsid w:val="00C43993"/>
    <w:rsid w:val="00C43FC8"/>
    <w:rsid w:val="00C44E19"/>
    <w:rsid w:val="00C45938"/>
    <w:rsid w:val="00C46AD2"/>
    <w:rsid w:val="00C523CD"/>
    <w:rsid w:val="00C6149F"/>
    <w:rsid w:val="00C62705"/>
    <w:rsid w:val="00C6480B"/>
    <w:rsid w:val="00C66AC8"/>
    <w:rsid w:val="00C675D2"/>
    <w:rsid w:val="00C7124C"/>
    <w:rsid w:val="00C72789"/>
    <w:rsid w:val="00C73876"/>
    <w:rsid w:val="00C77776"/>
    <w:rsid w:val="00C82D0E"/>
    <w:rsid w:val="00C83AF4"/>
    <w:rsid w:val="00C85E17"/>
    <w:rsid w:val="00C86D92"/>
    <w:rsid w:val="00C90657"/>
    <w:rsid w:val="00C9190E"/>
    <w:rsid w:val="00C9449A"/>
    <w:rsid w:val="00C9755E"/>
    <w:rsid w:val="00CC6EE0"/>
    <w:rsid w:val="00CE2579"/>
    <w:rsid w:val="00CE3D6B"/>
    <w:rsid w:val="00CE53D8"/>
    <w:rsid w:val="00CE7EF7"/>
    <w:rsid w:val="00CF2DCC"/>
    <w:rsid w:val="00CF32F9"/>
    <w:rsid w:val="00CF5079"/>
    <w:rsid w:val="00D000CD"/>
    <w:rsid w:val="00D01990"/>
    <w:rsid w:val="00D05A1C"/>
    <w:rsid w:val="00D05EC2"/>
    <w:rsid w:val="00D12200"/>
    <w:rsid w:val="00D27726"/>
    <w:rsid w:val="00D320DE"/>
    <w:rsid w:val="00D3356C"/>
    <w:rsid w:val="00D40350"/>
    <w:rsid w:val="00D40A79"/>
    <w:rsid w:val="00D43AC4"/>
    <w:rsid w:val="00D46702"/>
    <w:rsid w:val="00D46918"/>
    <w:rsid w:val="00D474D4"/>
    <w:rsid w:val="00D62420"/>
    <w:rsid w:val="00D643B5"/>
    <w:rsid w:val="00D71713"/>
    <w:rsid w:val="00D76266"/>
    <w:rsid w:val="00D803A7"/>
    <w:rsid w:val="00D85637"/>
    <w:rsid w:val="00D864D1"/>
    <w:rsid w:val="00D86BAE"/>
    <w:rsid w:val="00DA316D"/>
    <w:rsid w:val="00DA33F1"/>
    <w:rsid w:val="00DB1452"/>
    <w:rsid w:val="00DB6445"/>
    <w:rsid w:val="00DD0334"/>
    <w:rsid w:val="00DD6683"/>
    <w:rsid w:val="00DD6D7E"/>
    <w:rsid w:val="00DD7145"/>
    <w:rsid w:val="00DF54B7"/>
    <w:rsid w:val="00E334CF"/>
    <w:rsid w:val="00E34FED"/>
    <w:rsid w:val="00E55B6C"/>
    <w:rsid w:val="00E609E9"/>
    <w:rsid w:val="00E62019"/>
    <w:rsid w:val="00E70754"/>
    <w:rsid w:val="00E74F4B"/>
    <w:rsid w:val="00E7502A"/>
    <w:rsid w:val="00E836B0"/>
    <w:rsid w:val="00E85C7E"/>
    <w:rsid w:val="00E86B9D"/>
    <w:rsid w:val="00E907F5"/>
    <w:rsid w:val="00E914D2"/>
    <w:rsid w:val="00E918B5"/>
    <w:rsid w:val="00EA537E"/>
    <w:rsid w:val="00EB3ED8"/>
    <w:rsid w:val="00EC514C"/>
    <w:rsid w:val="00EC765F"/>
    <w:rsid w:val="00ED0D35"/>
    <w:rsid w:val="00ED2079"/>
    <w:rsid w:val="00ED30A0"/>
    <w:rsid w:val="00ED7A59"/>
    <w:rsid w:val="00EF2F28"/>
    <w:rsid w:val="00F005E3"/>
    <w:rsid w:val="00F01F78"/>
    <w:rsid w:val="00F04AFB"/>
    <w:rsid w:val="00F20E64"/>
    <w:rsid w:val="00F221C2"/>
    <w:rsid w:val="00F228F5"/>
    <w:rsid w:val="00F30C67"/>
    <w:rsid w:val="00F319AB"/>
    <w:rsid w:val="00F32E6B"/>
    <w:rsid w:val="00F36D2B"/>
    <w:rsid w:val="00F378DE"/>
    <w:rsid w:val="00F40142"/>
    <w:rsid w:val="00F43D0D"/>
    <w:rsid w:val="00F82103"/>
    <w:rsid w:val="00F8236B"/>
    <w:rsid w:val="00F91AB4"/>
    <w:rsid w:val="00FA385D"/>
    <w:rsid w:val="00FA5438"/>
    <w:rsid w:val="00FB4D57"/>
    <w:rsid w:val="00FB6FEF"/>
    <w:rsid w:val="00FC3E25"/>
    <w:rsid w:val="00FD1AB0"/>
    <w:rsid w:val="00FD2705"/>
    <w:rsid w:val="00FD2949"/>
    <w:rsid w:val="00FE567D"/>
    <w:rsid w:val="01FA5049"/>
    <w:rsid w:val="020F2CF2"/>
    <w:rsid w:val="02E73A24"/>
    <w:rsid w:val="0465C288"/>
    <w:rsid w:val="056B6178"/>
    <w:rsid w:val="058AE22F"/>
    <w:rsid w:val="071338D9"/>
    <w:rsid w:val="073D0916"/>
    <w:rsid w:val="07EDCF08"/>
    <w:rsid w:val="0A73F0A9"/>
    <w:rsid w:val="0C83D183"/>
    <w:rsid w:val="0CD94A4E"/>
    <w:rsid w:val="0D3A9015"/>
    <w:rsid w:val="0D98D693"/>
    <w:rsid w:val="0F96371F"/>
    <w:rsid w:val="101B1B08"/>
    <w:rsid w:val="123344C2"/>
    <w:rsid w:val="13E4AE0F"/>
    <w:rsid w:val="148CF723"/>
    <w:rsid w:val="157A50C6"/>
    <w:rsid w:val="16941782"/>
    <w:rsid w:val="188AB3B9"/>
    <w:rsid w:val="1ABA40D1"/>
    <w:rsid w:val="1BBBADF7"/>
    <w:rsid w:val="1C158888"/>
    <w:rsid w:val="1C17B151"/>
    <w:rsid w:val="1D6F674D"/>
    <w:rsid w:val="1FFA26A8"/>
    <w:rsid w:val="1FFEC0CD"/>
    <w:rsid w:val="214F0A07"/>
    <w:rsid w:val="216B67EE"/>
    <w:rsid w:val="229E7A9D"/>
    <w:rsid w:val="22EBE3C0"/>
    <w:rsid w:val="2303A5A1"/>
    <w:rsid w:val="233CFDF0"/>
    <w:rsid w:val="239D02BF"/>
    <w:rsid w:val="250530F4"/>
    <w:rsid w:val="27D1C5C1"/>
    <w:rsid w:val="2819A661"/>
    <w:rsid w:val="282E2910"/>
    <w:rsid w:val="2AEF9431"/>
    <w:rsid w:val="2B0E35B2"/>
    <w:rsid w:val="2B64CDDB"/>
    <w:rsid w:val="2C2D0EE6"/>
    <w:rsid w:val="3A406D4A"/>
    <w:rsid w:val="3AC47CC3"/>
    <w:rsid w:val="3C740426"/>
    <w:rsid w:val="3D001694"/>
    <w:rsid w:val="3DE38131"/>
    <w:rsid w:val="3F6C8E60"/>
    <w:rsid w:val="403D1254"/>
    <w:rsid w:val="4286C0E0"/>
    <w:rsid w:val="45B7C564"/>
    <w:rsid w:val="46A40021"/>
    <w:rsid w:val="4A8FA074"/>
    <w:rsid w:val="4B8BED73"/>
    <w:rsid w:val="4C0C771E"/>
    <w:rsid w:val="4CD6CD29"/>
    <w:rsid w:val="4ED5C11B"/>
    <w:rsid w:val="4FD09187"/>
    <w:rsid w:val="50EA9A74"/>
    <w:rsid w:val="5178A45B"/>
    <w:rsid w:val="52AA0020"/>
    <w:rsid w:val="53ED556F"/>
    <w:rsid w:val="554655BA"/>
    <w:rsid w:val="5B2742C7"/>
    <w:rsid w:val="5C8FAB3C"/>
    <w:rsid w:val="5CE2E8D4"/>
    <w:rsid w:val="5D1A6BF7"/>
    <w:rsid w:val="63419BB2"/>
    <w:rsid w:val="65900988"/>
    <w:rsid w:val="66D0B426"/>
    <w:rsid w:val="67DE5199"/>
    <w:rsid w:val="6B3F75D4"/>
    <w:rsid w:val="6D68E06F"/>
    <w:rsid w:val="6F4665DA"/>
    <w:rsid w:val="6FB1BB45"/>
    <w:rsid w:val="713F1DFB"/>
    <w:rsid w:val="725EE74C"/>
    <w:rsid w:val="74087E4A"/>
    <w:rsid w:val="74C47271"/>
    <w:rsid w:val="76BB4E7F"/>
    <w:rsid w:val="7A5F7B46"/>
    <w:rsid w:val="7CA1A513"/>
    <w:rsid w:val="7D25B47F"/>
    <w:rsid w:val="7D806436"/>
    <w:rsid w:val="7F127A4D"/>
    <w:rsid w:val="7FC51954"/>
    <w:rsid w:val="7FCBB8F0"/>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B3A33"/>
  <w15:docId w15:val="{33D63301-9D90-4975-B548-09491C3C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E4D"/>
    <w:pPr>
      <w:spacing w:before="20" w:after="20" w:line="220" w:lineRule="exact"/>
    </w:pPr>
    <w:rPr>
      <w:rFonts w:ascii="Times" w:eastAsia="Times New Roman" w:hAnsi="Times" w:cs="Times New Roman"/>
      <w:lang w:val="en-US"/>
    </w:rPr>
  </w:style>
  <w:style w:type="paragraph" w:styleId="Ttulo1">
    <w:name w:val="heading 1"/>
    <w:basedOn w:val="Normal"/>
    <w:next w:val="Normal"/>
    <w:link w:val="Ttulo1Car"/>
    <w:uiPriority w:val="9"/>
    <w:qFormat/>
    <w:rsid w:val="00366E4D"/>
    <w:pPr>
      <w:keepNext/>
      <w:spacing w:before="240" w:after="240" w:line="240" w:lineRule="auto"/>
      <w:outlineLvl w:val="0"/>
    </w:pPr>
    <w:rPr>
      <w:rFonts w:ascii="Arial" w:hAnsi="Arial"/>
      <w:b/>
      <w:kern w:val="28"/>
      <w:sz w:val="28"/>
    </w:rPr>
  </w:style>
  <w:style w:type="paragraph" w:styleId="Ttulo2">
    <w:name w:val="heading 2"/>
    <w:basedOn w:val="Normal"/>
    <w:next w:val="Normal"/>
    <w:link w:val="Ttulo2Car"/>
    <w:uiPriority w:val="9"/>
    <w:unhideWhenUsed/>
    <w:qFormat/>
    <w:rsid w:val="005E4A8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uiPriority w:val="9"/>
    <w:unhideWhenUsed/>
    <w:qFormat/>
    <w:rsid w:val="7A5F7B46"/>
    <w:pPr>
      <w:keepNext/>
      <w:keepLines/>
      <w:spacing w:before="160" w:after="80"/>
      <w:outlineLvl w:val="2"/>
    </w:pPr>
    <w:rPr>
      <w:rFonts w:eastAsiaTheme="majorEastAsia" w:cstheme="majorBidi"/>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6E4D"/>
    <w:rPr>
      <w:rFonts w:ascii="Arial" w:eastAsia="Times New Roman" w:hAnsi="Arial" w:cs="Times New Roman"/>
      <w:b/>
      <w:kern w:val="28"/>
      <w:sz w:val="28"/>
      <w:lang w:val="en-US"/>
    </w:rPr>
  </w:style>
  <w:style w:type="paragraph" w:styleId="Piedepgina">
    <w:name w:val="footer"/>
    <w:basedOn w:val="Normal"/>
    <w:link w:val="PiedepginaCar"/>
    <w:uiPriority w:val="99"/>
    <w:rsid w:val="00366E4D"/>
    <w:pPr>
      <w:tabs>
        <w:tab w:val="center" w:pos="4680"/>
        <w:tab w:val="right" w:pos="9360"/>
      </w:tabs>
    </w:pPr>
    <w:rPr>
      <w:b/>
    </w:rPr>
  </w:style>
  <w:style w:type="character" w:customStyle="1" w:styleId="PiedepginaCar">
    <w:name w:val="Pie de página Car"/>
    <w:basedOn w:val="Fuentedeprrafopredeter"/>
    <w:link w:val="Piedepgina"/>
    <w:uiPriority w:val="99"/>
    <w:rsid w:val="00366E4D"/>
    <w:rPr>
      <w:rFonts w:ascii="Times" w:eastAsia="Times New Roman" w:hAnsi="Times" w:cs="Times New Roman"/>
      <w:b/>
      <w:lang w:val="en-US"/>
    </w:rPr>
  </w:style>
  <w:style w:type="paragraph" w:customStyle="1" w:styleId="bullet">
    <w:name w:val="bullet"/>
    <w:basedOn w:val="Normal"/>
    <w:rsid w:val="00366E4D"/>
    <w:pPr>
      <w:numPr>
        <w:numId w:val="5"/>
      </w:numPr>
    </w:pPr>
  </w:style>
  <w:style w:type="paragraph" w:styleId="Encabezado">
    <w:name w:val="header"/>
    <w:basedOn w:val="Normal"/>
    <w:link w:val="EncabezadoCar"/>
    <w:rsid w:val="00366E4D"/>
    <w:pPr>
      <w:tabs>
        <w:tab w:val="center" w:pos="4680"/>
        <w:tab w:val="right" w:pos="9360"/>
      </w:tabs>
    </w:pPr>
  </w:style>
  <w:style w:type="character" w:customStyle="1" w:styleId="EncabezadoCar">
    <w:name w:val="Encabezado Car"/>
    <w:basedOn w:val="Fuentedeprrafopredeter"/>
    <w:link w:val="Encabezado"/>
    <w:rsid w:val="00366E4D"/>
    <w:rPr>
      <w:rFonts w:ascii="Times" w:eastAsia="Times New Roman" w:hAnsi="Times" w:cs="Times New Roman"/>
      <w:lang w:val="en-US"/>
    </w:rPr>
  </w:style>
  <w:style w:type="paragraph" w:customStyle="1" w:styleId="tableleft">
    <w:name w:val="table_left"/>
    <w:basedOn w:val="Normal"/>
    <w:rsid w:val="00366E4D"/>
    <w:rPr>
      <w:b/>
    </w:rPr>
  </w:style>
  <w:style w:type="paragraph" w:customStyle="1" w:styleId="tableright">
    <w:name w:val="table_right"/>
    <w:basedOn w:val="tableleft"/>
    <w:rsid w:val="00366E4D"/>
    <w:rPr>
      <w:b w:val="0"/>
    </w:rPr>
  </w:style>
  <w:style w:type="paragraph" w:customStyle="1" w:styleId="line">
    <w:name w:val="line"/>
    <w:basedOn w:val="tableleft"/>
    <w:rsid w:val="00366E4D"/>
    <w:pPr>
      <w:spacing w:before="0" w:after="0" w:line="80" w:lineRule="exact"/>
    </w:pPr>
    <w:rPr>
      <w:sz w:val="8"/>
    </w:rPr>
  </w:style>
  <w:style w:type="paragraph" w:styleId="TDC1">
    <w:name w:val="toc 1"/>
    <w:basedOn w:val="Normal"/>
    <w:next w:val="Normal"/>
    <w:uiPriority w:val="39"/>
    <w:rsid w:val="00366E4D"/>
    <w:pPr>
      <w:tabs>
        <w:tab w:val="right" w:leader="dot" w:pos="9360"/>
      </w:tabs>
      <w:spacing w:before="60" w:after="60" w:line="240" w:lineRule="auto"/>
      <w:ind w:left="360" w:hanging="360"/>
    </w:pPr>
    <w:rPr>
      <w:rFonts w:ascii="Arial" w:hAnsi="Arial"/>
      <w:b/>
      <w:bCs/>
      <w:noProof/>
      <w:sz w:val="24"/>
      <w:szCs w:val="24"/>
    </w:rPr>
  </w:style>
  <w:style w:type="paragraph" w:styleId="Ttulo">
    <w:name w:val="Title"/>
    <w:basedOn w:val="Normal"/>
    <w:link w:val="TtuloCar"/>
    <w:qFormat/>
    <w:rsid w:val="00366E4D"/>
    <w:pPr>
      <w:spacing w:after="240" w:line="240" w:lineRule="auto"/>
      <w:jc w:val="center"/>
      <w:outlineLvl w:val="0"/>
    </w:pPr>
    <w:rPr>
      <w:rFonts w:ascii="Arial" w:hAnsi="Arial"/>
      <w:b/>
      <w:kern w:val="28"/>
      <w:sz w:val="32"/>
    </w:rPr>
  </w:style>
  <w:style w:type="character" w:customStyle="1" w:styleId="TtuloCar">
    <w:name w:val="Título Car"/>
    <w:basedOn w:val="Fuentedeprrafopredeter"/>
    <w:link w:val="Ttulo"/>
    <w:rsid w:val="00366E4D"/>
    <w:rPr>
      <w:rFonts w:ascii="Arial" w:eastAsia="Times New Roman" w:hAnsi="Arial" w:cs="Times New Roman"/>
      <w:b/>
      <w:kern w:val="28"/>
      <w:sz w:val="32"/>
      <w:lang w:val="en-US"/>
    </w:rPr>
  </w:style>
  <w:style w:type="paragraph" w:customStyle="1" w:styleId="TaskLeft">
    <w:name w:val="TaskLeft"/>
    <w:basedOn w:val="Normal"/>
    <w:rsid w:val="00366E4D"/>
    <w:pPr>
      <w:spacing w:before="40" w:after="40"/>
    </w:pPr>
    <w:rPr>
      <w:b/>
      <w:bCs/>
    </w:rPr>
  </w:style>
  <w:style w:type="paragraph" w:customStyle="1" w:styleId="TaskRight">
    <w:name w:val="TaskRight"/>
    <w:basedOn w:val="TaskLeft"/>
    <w:rsid w:val="00366E4D"/>
    <w:pPr>
      <w:keepNext/>
      <w:keepLines/>
    </w:pPr>
    <w:rPr>
      <w:rFonts w:ascii="Times New Roman" w:hAnsi="Times New Roman"/>
      <w:b w:val="0"/>
      <w:bCs w:val="0"/>
    </w:rPr>
  </w:style>
  <w:style w:type="paragraph" w:customStyle="1" w:styleId="bullet1">
    <w:name w:val="bullet1"/>
    <w:basedOn w:val="Normal"/>
    <w:rsid w:val="00366E4D"/>
    <w:pPr>
      <w:ind w:left="360" w:hanging="360"/>
    </w:pPr>
  </w:style>
  <w:style w:type="paragraph" w:customStyle="1" w:styleId="separator">
    <w:name w:val="separator"/>
    <w:basedOn w:val="Normal"/>
    <w:rsid w:val="00366E4D"/>
    <w:pPr>
      <w:spacing w:line="200" w:lineRule="exact"/>
    </w:pPr>
    <w:rPr>
      <w:sz w:val="20"/>
      <w:szCs w:val="20"/>
    </w:rPr>
  </w:style>
  <w:style w:type="paragraph" w:customStyle="1" w:styleId="ByLine">
    <w:name w:val="ByLine"/>
    <w:basedOn w:val="Ttulo"/>
    <w:rsid w:val="00366E4D"/>
    <w:pPr>
      <w:spacing w:before="240" w:after="720"/>
      <w:jc w:val="right"/>
      <w:outlineLvl w:val="9"/>
    </w:pPr>
    <w:rPr>
      <w:bCs/>
      <w:sz w:val="28"/>
      <w:szCs w:val="28"/>
    </w:rPr>
  </w:style>
  <w:style w:type="paragraph" w:customStyle="1" w:styleId="ChangeHistoryTitle">
    <w:name w:val="ChangeHistory Title"/>
    <w:basedOn w:val="Normal"/>
    <w:rsid w:val="00366E4D"/>
    <w:pPr>
      <w:keepNext/>
      <w:spacing w:before="60" w:after="60" w:line="240" w:lineRule="auto"/>
      <w:jc w:val="center"/>
    </w:pPr>
    <w:rPr>
      <w:rFonts w:ascii="Arial" w:hAnsi="Arial"/>
      <w:b/>
      <w:bCs/>
      <w:sz w:val="36"/>
      <w:szCs w:val="36"/>
    </w:rPr>
  </w:style>
  <w:style w:type="paragraph" w:customStyle="1" w:styleId="SuperTitle">
    <w:name w:val="SuperTitle"/>
    <w:basedOn w:val="Ttulo"/>
    <w:next w:val="Normal"/>
    <w:rsid w:val="00366E4D"/>
    <w:pPr>
      <w:pBdr>
        <w:top w:val="single" w:sz="48" w:space="1" w:color="auto"/>
      </w:pBdr>
      <w:spacing w:before="960" w:after="0"/>
      <w:jc w:val="right"/>
      <w:outlineLvl w:val="9"/>
    </w:pPr>
    <w:rPr>
      <w:bCs/>
      <w:sz w:val="28"/>
      <w:szCs w:val="28"/>
    </w:rPr>
  </w:style>
  <w:style w:type="paragraph" w:customStyle="1" w:styleId="TOCTitle">
    <w:name w:val="TOC Title"/>
    <w:basedOn w:val="Normal"/>
    <w:rsid w:val="00366E4D"/>
    <w:pPr>
      <w:keepNext/>
      <w:spacing w:before="360" w:after="360" w:line="240" w:lineRule="auto"/>
    </w:pPr>
    <w:rPr>
      <w:rFonts w:ascii="Arial" w:hAnsi="Arial"/>
      <w:b/>
      <w:bCs/>
      <w:sz w:val="36"/>
      <w:szCs w:val="36"/>
    </w:rPr>
  </w:style>
  <w:style w:type="paragraph" w:customStyle="1" w:styleId="textboxbullet">
    <w:name w:val="text box bullet"/>
    <w:basedOn w:val="Normal"/>
    <w:rsid w:val="00366E4D"/>
    <w:pPr>
      <w:numPr>
        <w:numId w:val="6"/>
      </w:numPr>
    </w:pPr>
  </w:style>
  <w:style w:type="paragraph" w:customStyle="1" w:styleId="box">
    <w:name w:val="box"/>
    <w:basedOn w:val="Normal"/>
    <w:rsid w:val="00366E4D"/>
    <w:pPr>
      <w:spacing w:before="220"/>
      <w:jc w:val="center"/>
    </w:pPr>
    <w:rPr>
      <w:rFonts w:ascii="Arial" w:hAnsi="Arial"/>
      <w:sz w:val="28"/>
      <w:szCs w:val="28"/>
    </w:rPr>
  </w:style>
  <w:style w:type="paragraph" w:customStyle="1" w:styleId="figtext">
    <w:name w:val="fig text"/>
    <w:basedOn w:val="Normal"/>
    <w:rsid w:val="00366E4D"/>
    <w:pPr>
      <w:spacing w:before="0" w:after="0" w:line="240" w:lineRule="auto"/>
    </w:pPr>
    <w:rPr>
      <w:rFonts w:ascii="Arial" w:hAnsi="Arial"/>
      <w:sz w:val="20"/>
      <w:szCs w:val="20"/>
    </w:rPr>
  </w:style>
  <w:style w:type="paragraph" w:customStyle="1" w:styleId="subhead1">
    <w:name w:val="subhead 1"/>
    <w:basedOn w:val="Ttulo1"/>
    <w:rsid w:val="00366E4D"/>
    <w:pPr>
      <w:spacing w:line="240" w:lineRule="exact"/>
    </w:pPr>
    <w:rPr>
      <w:rFonts w:ascii="Times New Roman" w:hAnsi="Times New Roman"/>
      <w:bCs/>
      <w:kern w:val="0"/>
      <w:szCs w:val="28"/>
    </w:rPr>
  </w:style>
  <w:style w:type="paragraph" w:styleId="Listaconnmeros">
    <w:name w:val="List Number"/>
    <w:basedOn w:val="Normal"/>
    <w:semiHidden/>
    <w:unhideWhenUsed/>
    <w:rsid w:val="00366E4D"/>
    <w:pPr>
      <w:numPr>
        <w:numId w:val="7"/>
      </w:numPr>
      <w:spacing w:before="0" w:after="0" w:line="300" w:lineRule="auto"/>
    </w:pPr>
    <w:rPr>
      <w:rFonts w:ascii="Tahoma" w:hAnsi="Tahoma"/>
      <w:sz w:val="20"/>
      <w:szCs w:val="20"/>
      <w:lang w:val="es-EC"/>
    </w:rPr>
  </w:style>
  <w:style w:type="paragraph" w:customStyle="1" w:styleId="mdtitulo-principal">
    <w:name w:val="md_titulo-principal"/>
    <w:basedOn w:val="Listaconnmeros"/>
    <w:next w:val="Normal"/>
    <w:rsid w:val="00366E4D"/>
    <w:pPr>
      <w:pBdr>
        <w:top w:val="single" w:sz="12" w:space="1" w:color="auto"/>
        <w:bottom w:val="single" w:sz="12" w:space="1" w:color="auto"/>
      </w:pBdr>
      <w:shd w:val="clear" w:color="auto" w:fill="D9D9D9"/>
      <w:spacing w:after="240"/>
      <w:jc w:val="center"/>
    </w:pPr>
    <w:rPr>
      <w:b/>
      <w:sz w:val="22"/>
    </w:rPr>
  </w:style>
  <w:style w:type="paragraph" w:customStyle="1" w:styleId="mdtitulo1">
    <w:name w:val="md_titulo1"/>
    <w:basedOn w:val="Normal"/>
    <w:next w:val="Normal"/>
    <w:autoRedefine/>
    <w:rsid w:val="00366E4D"/>
    <w:pPr>
      <w:numPr>
        <w:ilvl w:val="1"/>
        <w:numId w:val="7"/>
      </w:numPr>
      <w:tabs>
        <w:tab w:val="num" w:pos="360"/>
      </w:tabs>
      <w:spacing w:before="0" w:after="240" w:line="300" w:lineRule="auto"/>
      <w:ind w:hanging="3816"/>
    </w:pPr>
    <w:rPr>
      <w:rFonts w:ascii="Tahoma" w:hAnsi="Tahoma"/>
      <w:b/>
      <w:lang w:val="es-EC"/>
    </w:rPr>
  </w:style>
  <w:style w:type="character" w:customStyle="1" w:styleId="apple-style-span">
    <w:name w:val="apple-style-span"/>
    <w:basedOn w:val="Fuentedeprrafopredeter"/>
    <w:rsid w:val="00366E4D"/>
  </w:style>
  <w:style w:type="paragraph" w:customStyle="1" w:styleId="table-para">
    <w:name w:val="table-para"/>
    <w:basedOn w:val="Normal"/>
    <w:rsid w:val="00366E4D"/>
    <w:pPr>
      <w:spacing w:before="100" w:beforeAutospacing="1" w:after="100" w:afterAutospacing="1" w:line="240" w:lineRule="auto"/>
    </w:pPr>
    <w:rPr>
      <w:rFonts w:ascii="Times New Roman" w:hAnsi="Times New Roman"/>
      <w:sz w:val="24"/>
      <w:szCs w:val="24"/>
      <w:lang w:val="es-MX" w:eastAsia="zh-CN"/>
    </w:rPr>
  </w:style>
  <w:style w:type="character" w:customStyle="1" w:styleId="apple-converted-space">
    <w:name w:val="apple-converted-space"/>
    <w:basedOn w:val="Fuentedeprrafopredeter"/>
    <w:rsid w:val="00366E4D"/>
  </w:style>
  <w:style w:type="paragraph" w:styleId="Textodeglobo">
    <w:name w:val="Balloon Text"/>
    <w:basedOn w:val="Normal"/>
    <w:link w:val="TextodegloboCar"/>
    <w:uiPriority w:val="99"/>
    <w:semiHidden/>
    <w:unhideWhenUsed/>
    <w:rsid w:val="00366E4D"/>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66E4D"/>
    <w:rPr>
      <w:rFonts w:ascii="Tahoma" w:eastAsia="Times New Roman" w:hAnsi="Tahoma" w:cs="Tahoma"/>
      <w:sz w:val="16"/>
      <w:szCs w:val="16"/>
      <w:lang w:val="en-US"/>
    </w:rPr>
  </w:style>
  <w:style w:type="paragraph" w:styleId="TDC2">
    <w:name w:val="toc 2"/>
    <w:basedOn w:val="Normal"/>
    <w:next w:val="Normal"/>
    <w:autoRedefine/>
    <w:uiPriority w:val="39"/>
    <w:unhideWhenUsed/>
    <w:rsid w:val="00A564FE"/>
    <w:pPr>
      <w:spacing w:after="100"/>
      <w:ind w:left="220"/>
    </w:pPr>
  </w:style>
  <w:style w:type="paragraph" w:styleId="Prrafodelista">
    <w:name w:val="List Paragraph"/>
    <w:basedOn w:val="Normal"/>
    <w:uiPriority w:val="34"/>
    <w:qFormat/>
    <w:rsid w:val="00C82D0E"/>
    <w:pPr>
      <w:autoSpaceDE w:val="0"/>
      <w:autoSpaceDN w:val="0"/>
      <w:spacing w:before="120" w:after="0" w:line="240" w:lineRule="auto"/>
      <w:ind w:left="720"/>
      <w:contextualSpacing/>
      <w:jc w:val="both"/>
    </w:pPr>
    <w:rPr>
      <w:rFonts w:ascii="Times New Roman" w:hAnsi="Times New Roman"/>
      <w:sz w:val="24"/>
      <w:szCs w:val="24"/>
      <w:lang w:val="es-ES_tradnl"/>
    </w:rPr>
  </w:style>
  <w:style w:type="paragraph" w:styleId="TtuloTDC">
    <w:name w:val="TOC Heading"/>
    <w:basedOn w:val="Ttulo1"/>
    <w:next w:val="Normal"/>
    <w:uiPriority w:val="39"/>
    <w:unhideWhenUsed/>
    <w:qFormat/>
    <w:rsid w:val="00803152"/>
    <w:pPr>
      <w:keepLines/>
      <w:spacing w:before="480" w:after="0" w:line="276" w:lineRule="auto"/>
      <w:outlineLvl w:val="9"/>
    </w:pPr>
    <w:rPr>
      <w:rFonts w:asciiTheme="majorHAnsi" w:eastAsiaTheme="majorEastAsia" w:hAnsiTheme="majorHAnsi" w:cstheme="majorBidi"/>
      <w:bCs/>
      <w:color w:val="365F91" w:themeColor="accent1" w:themeShade="BF"/>
      <w:kern w:val="0"/>
      <w:szCs w:val="28"/>
      <w:lang w:val="es-MX" w:eastAsia="es-MX"/>
    </w:rPr>
  </w:style>
  <w:style w:type="character" w:styleId="Hipervnculo">
    <w:name w:val="Hyperlink"/>
    <w:basedOn w:val="Fuentedeprrafopredeter"/>
    <w:uiPriority w:val="99"/>
    <w:unhideWhenUsed/>
    <w:rsid w:val="00803152"/>
    <w:rPr>
      <w:color w:val="0000FF" w:themeColor="hyperlink"/>
      <w:u w:val="single"/>
    </w:rPr>
  </w:style>
  <w:style w:type="character" w:customStyle="1" w:styleId="link">
    <w:name w:val="link"/>
    <w:basedOn w:val="Fuentedeprrafopredeter"/>
    <w:rsid w:val="00712DC9"/>
  </w:style>
  <w:style w:type="character" w:styleId="CitaHTML">
    <w:name w:val="HTML Cite"/>
    <w:basedOn w:val="Fuentedeprrafopredeter"/>
    <w:uiPriority w:val="99"/>
    <w:semiHidden/>
    <w:unhideWhenUsed/>
    <w:rsid w:val="00BC3632"/>
    <w:rPr>
      <w:i/>
      <w:iCs/>
    </w:rPr>
  </w:style>
  <w:style w:type="paragraph" w:customStyle="1" w:styleId="Default">
    <w:name w:val="Default"/>
    <w:rsid w:val="00BC3632"/>
    <w:pPr>
      <w:autoSpaceDE w:val="0"/>
      <w:autoSpaceDN w:val="0"/>
      <w:adjustRightInd w:val="0"/>
      <w:spacing w:after="0" w:line="240" w:lineRule="auto"/>
    </w:pPr>
    <w:rPr>
      <w:rFonts w:ascii="Tahoma" w:hAnsi="Tahoma" w:cs="Tahoma"/>
      <w:color w:val="000000"/>
      <w:sz w:val="24"/>
      <w:szCs w:val="24"/>
    </w:rPr>
  </w:style>
  <w:style w:type="paragraph" w:styleId="Revisin">
    <w:name w:val="Revision"/>
    <w:hidden/>
    <w:uiPriority w:val="99"/>
    <w:semiHidden/>
    <w:rsid w:val="00577659"/>
    <w:pPr>
      <w:spacing w:after="0" w:line="240" w:lineRule="auto"/>
    </w:pPr>
    <w:rPr>
      <w:rFonts w:ascii="Times" w:eastAsia="Times New Roman" w:hAnsi="Times" w:cs="Times New Roman"/>
      <w:lang w:val="en-US"/>
    </w:rPr>
  </w:style>
  <w:style w:type="character" w:customStyle="1" w:styleId="Ttulo2Car">
    <w:name w:val="Título 2 Car"/>
    <w:basedOn w:val="Fuentedeprrafopredeter"/>
    <w:link w:val="Ttulo2"/>
    <w:uiPriority w:val="9"/>
    <w:rsid w:val="005E4A86"/>
    <w:rPr>
      <w:rFonts w:asciiTheme="majorHAnsi" w:eastAsiaTheme="majorEastAsia" w:hAnsiTheme="majorHAnsi" w:cstheme="majorBidi"/>
      <w:color w:val="365F91" w:themeColor="accent1" w:themeShade="BF"/>
      <w:sz w:val="26"/>
      <w:szCs w:val="26"/>
      <w:lang w:val="en-US"/>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basedOn w:val="Fuentedeprrafopredeter"/>
    <w:uiPriority w:val="22"/>
    <w:qFormat/>
    <w:rsid w:val="00F378DE"/>
    <w:rPr>
      <w:b/>
      <w:bCs/>
    </w:rPr>
  </w:style>
  <w:style w:type="paragraph" w:styleId="NormalWeb">
    <w:name w:val="Normal (Web)"/>
    <w:basedOn w:val="Normal"/>
    <w:uiPriority w:val="99"/>
    <w:unhideWhenUsed/>
    <w:rsid w:val="00737A2E"/>
    <w:pPr>
      <w:spacing w:before="100" w:beforeAutospacing="1" w:after="100" w:afterAutospacing="1" w:line="240" w:lineRule="auto"/>
    </w:pPr>
    <w:rPr>
      <w:rFonts w:ascii="Times New Roman" w:hAnsi="Times New Roman"/>
      <w:sz w:val="24"/>
      <w:szCs w:val="24"/>
      <w:lang w:val="es-MX" w:eastAsia="es-MX"/>
    </w:rPr>
  </w:style>
  <w:style w:type="paragraph" w:styleId="TDC3">
    <w:name w:val="toc 3"/>
    <w:basedOn w:val="Normal"/>
    <w:next w:val="Normal"/>
    <w:autoRedefine/>
    <w:uiPriority w:val="39"/>
    <w:unhideWhenUsed/>
    <w:rsid w:val="00C26A1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6T03:51:39.849"/>
    </inkml:context>
    <inkml:brush xml:id="br0">
      <inkml:brushProperty name="width" value="0.035" units="cm"/>
      <inkml:brushProperty name="height" value="0.035" units="cm"/>
      <inkml:brushProperty name="color" value="#E71224"/>
    </inkml:brush>
  </inkml:definitions>
  <inkml:trace contextRef="#ctx0" brushRef="#br0">1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5E3AC7-DEC9-48D2-ADED-1F092C50B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5610</Words>
  <Characters>30859</Characters>
  <Application>Microsoft Office Word</Application>
  <DocSecurity>0</DocSecurity>
  <Lines>257</Lines>
  <Paragraphs>72</Paragraphs>
  <ScaleCrop>false</ScaleCrop>
  <Company>Personal</Company>
  <LinksUpToDate>false</LinksUpToDate>
  <CharactersWithSpaces>36397</CharactersWithSpaces>
  <SharedDoc>false</SharedDoc>
  <HLinks>
    <vt:vector size="90" baseType="variant">
      <vt:variant>
        <vt:i4>1966132</vt:i4>
      </vt:variant>
      <vt:variant>
        <vt:i4>86</vt:i4>
      </vt:variant>
      <vt:variant>
        <vt:i4>0</vt:i4>
      </vt:variant>
      <vt:variant>
        <vt:i4>5</vt:i4>
      </vt:variant>
      <vt:variant>
        <vt:lpwstr/>
      </vt:variant>
      <vt:variant>
        <vt:lpwstr>_Toc225339019</vt:lpwstr>
      </vt:variant>
      <vt:variant>
        <vt:i4>1966132</vt:i4>
      </vt:variant>
      <vt:variant>
        <vt:i4>80</vt:i4>
      </vt:variant>
      <vt:variant>
        <vt:i4>0</vt:i4>
      </vt:variant>
      <vt:variant>
        <vt:i4>5</vt:i4>
      </vt:variant>
      <vt:variant>
        <vt:lpwstr/>
      </vt:variant>
      <vt:variant>
        <vt:lpwstr>_Toc225339018</vt:lpwstr>
      </vt:variant>
      <vt:variant>
        <vt:i4>1966132</vt:i4>
      </vt:variant>
      <vt:variant>
        <vt:i4>74</vt:i4>
      </vt:variant>
      <vt:variant>
        <vt:i4>0</vt:i4>
      </vt:variant>
      <vt:variant>
        <vt:i4>5</vt:i4>
      </vt:variant>
      <vt:variant>
        <vt:lpwstr/>
      </vt:variant>
      <vt:variant>
        <vt:lpwstr>_Toc225339017</vt:lpwstr>
      </vt:variant>
      <vt:variant>
        <vt:i4>1966132</vt:i4>
      </vt:variant>
      <vt:variant>
        <vt:i4>68</vt:i4>
      </vt:variant>
      <vt:variant>
        <vt:i4>0</vt:i4>
      </vt:variant>
      <vt:variant>
        <vt:i4>5</vt:i4>
      </vt:variant>
      <vt:variant>
        <vt:lpwstr/>
      </vt:variant>
      <vt:variant>
        <vt:lpwstr>_Toc225339016</vt:lpwstr>
      </vt:variant>
      <vt:variant>
        <vt:i4>1966132</vt:i4>
      </vt:variant>
      <vt:variant>
        <vt:i4>62</vt:i4>
      </vt:variant>
      <vt:variant>
        <vt:i4>0</vt:i4>
      </vt:variant>
      <vt:variant>
        <vt:i4>5</vt:i4>
      </vt:variant>
      <vt:variant>
        <vt:lpwstr/>
      </vt:variant>
      <vt:variant>
        <vt:lpwstr>_Toc225339015</vt:lpwstr>
      </vt:variant>
      <vt:variant>
        <vt:i4>1966132</vt:i4>
      </vt:variant>
      <vt:variant>
        <vt:i4>56</vt:i4>
      </vt:variant>
      <vt:variant>
        <vt:i4>0</vt:i4>
      </vt:variant>
      <vt:variant>
        <vt:i4>5</vt:i4>
      </vt:variant>
      <vt:variant>
        <vt:lpwstr/>
      </vt:variant>
      <vt:variant>
        <vt:lpwstr>_Toc225339014</vt:lpwstr>
      </vt:variant>
      <vt:variant>
        <vt:i4>1966132</vt:i4>
      </vt:variant>
      <vt:variant>
        <vt:i4>50</vt:i4>
      </vt:variant>
      <vt:variant>
        <vt:i4>0</vt:i4>
      </vt:variant>
      <vt:variant>
        <vt:i4>5</vt:i4>
      </vt:variant>
      <vt:variant>
        <vt:lpwstr/>
      </vt:variant>
      <vt:variant>
        <vt:lpwstr>_Toc225339013</vt:lpwstr>
      </vt:variant>
      <vt:variant>
        <vt:i4>1966132</vt:i4>
      </vt:variant>
      <vt:variant>
        <vt:i4>44</vt:i4>
      </vt:variant>
      <vt:variant>
        <vt:i4>0</vt:i4>
      </vt:variant>
      <vt:variant>
        <vt:i4>5</vt:i4>
      </vt:variant>
      <vt:variant>
        <vt:lpwstr/>
      </vt:variant>
      <vt:variant>
        <vt:lpwstr>_Toc225339012</vt:lpwstr>
      </vt:variant>
      <vt:variant>
        <vt:i4>1966132</vt:i4>
      </vt:variant>
      <vt:variant>
        <vt:i4>38</vt:i4>
      </vt:variant>
      <vt:variant>
        <vt:i4>0</vt:i4>
      </vt:variant>
      <vt:variant>
        <vt:i4>5</vt:i4>
      </vt:variant>
      <vt:variant>
        <vt:lpwstr/>
      </vt:variant>
      <vt:variant>
        <vt:lpwstr>_Toc225339011</vt:lpwstr>
      </vt:variant>
      <vt:variant>
        <vt:i4>1966132</vt:i4>
      </vt:variant>
      <vt:variant>
        <vt:i4>32</vt:i4>
      </vt:variant>
      <vt:variant>
        <vt:i4>0</vt:i4>
      </vt:variant>
      <vt:variant>
        <vt:i4>5</vt:i4>
      </vt:variant>
      <vt:variant>
        <vt:lpwstr/>
      </vt:variant>
      <vt:variant>
        <vt:lpwstr>_Toc225339010</vt:lpwstr>
      </vt:variant>
      <vt:variant>
        <vt:i4>2031668</vt:i4>
      </vt:variant>
      <vt:variant>
        <vt:i4>26</vt:i4>
      </vt:variant>
      <vt:variant>
        <vt:i4>0</vt:i4>
      </vt:variant>
      <vt:variant>
        <vt:i4>5</vt:i4>
      </vt:variant>
      <vt:variant>
        <vt:lpwstr/>
      </vt:variant>
      <vt:variant>
        <vt:lpwstr>_Toc225339009</vt:lpwstr>
      </vt:variant>
      <vt:variant>
        <vt:i4>2031668</vt:i4>
      </vt:variant>
      <vt:variant>
        <vt:i4>20</vt:i4>
      </vt:variant>
      <vt:variant>
        <vt:i4>0</vt:i4>
      </vt:variant>
      <vt:variant>
        <vt:i4>5</vt:i4>
      </vt:variant>
      <vt:variant>
        <vt:lpwstr/>
      </vt:variant>
      <vt:variant>
        <vt:lpwstr>_Toc225339008</vt:lpwstr>
      </vt:variant>
      <vt:variant>
        <vt:i4>2031668</vt:i4>
      </vt:variant>
      <vt:variant>
        <vt:i4>14</vt:i4>
      </vt:variant>
      <vt:variant>
        <vt:i4>0</vt:i4>
      </vt:variant>
      <vt:variant>
        <vt:i4>5</vt:i4>
      </vt:variant>
      <vt:variant>
        <vt:lpwstr/>
      </vt:variant>
      <vt:variant>
        <vt:lpwstr>_Toc225339007</vt:lpwstr>
      </vt:variant>
      <vt:variant>
        <vt:i4>2031668</vt:i4>
      </vt:variant>
      <vt:variant>
        <vt:i4>8</vt:i4>
      </vt:variant>
      <vt:variant>
        <vt:i4>0</vt:i4>
      </vt:variant>
      <vt:variant>
        <vt:i4>5</vt:i4>
      </vt:variant>
      <vt:variant>
        <vt:lpwstr/>
      </vt:variant>
      <vt:variant>
        <vt:lpwstr>_Toc225339006</vt:lpwstr>
      </vt:variant>
      <vt:variant>
        <vt:i4>2031668</vt:i4>
      </vt:variant>
      <vt:variant>
        <vt:i4>2</vt:i4>
      </vt:variant>
      <vt:variant>
        <vt:i4>0</vt:i4>
      </vt:variant>
      <vt:variant>
        <vt:i4>5</vt:i4>
      </vt:variant>
      <vt:variant>
        <vt:lpwstr/>
      </vt:variant>
      <vt:variant>
        <vt:lpwstr>_Toc225339005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definición del proyecto</dc:title>
  <dc:subject/>
  <dc:creator>Oswaldo Ceballos Zavala</dc:creator>
  <cp:keywords/>
  <cp:lastModifiedBy>KAREN ELIZABETH CAMPOS GARCIA</cp:lastModifiedBy>
  <cp:revision>2</cp:revision>
  <cp:lastPrinted>2026-03-24T21:31:00Z</cp:lastPrinted>
  <dcterms:created xsi:type="dcterms:W3CDTF">2026-03-26T16:51:00Z</dcterms:created>
  <dcterms:modified xsi:type="dcterms:W3CDTF">2026-03-26T16:51:00Z</dcterms:modified>
</cp:coreProperties>
</file>